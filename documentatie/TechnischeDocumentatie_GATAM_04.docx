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A97BF" w14:textId="7E1B3E14" w:rsidR="0019775D" w:rsidRPr="000B28EF" w:rsidRDefault="00206A8E" w:rsidP="001114E6">
      <w:pPr>
        <w:pStyle w:val="Titel"/>
        <w:spacing w:before="2280"/>
        <w:rPr>
          <w:color w:val="C40009"/>
        </w:rPr>
      </w:pPr>
      <w:bookmarkStart w:id="0" w:name="_Toc371628269"/>
      <w:r>
        <w:rPr>
          <w:color w:val="C40009"/>
        </w:rPr>
        <w:t>IT@AP</w:t>
      </w:r>
      <w:r>
        <w:rPr>
          <w:color w:val="C40009"/>
        </w:rPr>
        <w:br/>
      </w:r>
      <w:r w:rsidR="0059502B">
        <w:rPr>
          <w:color w:val="C40009"/>
        </w:rPr>
        <w:t>Toegepaste informatica</w:t>
      </w:r>
    </w:p>
    <w:bookmarkEnd w:id="0"/>
    <w:p w14:paraId="4A7DACEA" w14:textId="43E75F45" w:rsidR="0019775D" w:rsidRPr="000B28EF" w:rsidRDefault="0072310C" w:rsidP="0019775D">
      <w:pPr>
        <w:pStyle w:val="Titel"/>
        <w:spacing w:before="1600"/>
        <w:contextualSpacing w:val="0"/>
      </w:pPr>
      <w:r>
        <w:t>Technische documentatie</w:t>
      </w:r>
      <w:r w:rsidR="007D0781">
        <w:t xml:space="preserve"> </w:t>
      </w:r>
      <w:r w:rsidR="00EB1A5B">
        <w:t>GATAM-</w:t>
      </w:r>
      <w:r w:rsidR="002B6940">
        <w:t>platform</w:t>
      </w:r>
    </w:p>
    <w:p w14:paraId="3F6149E2" w14:textId="77777777" w:rsidR="00876C39" w:rsidRPr="000B28EF" w:rsidRDefault="0019775D" w:rsidP="00876C39">
      <w:pPr>
        <w:jc w:val="center"/>
      </w:pPr>
      <w:r w:rsidRPr="000B28EF">
        <w:t xml:space="preserve">Onderdeel van </w:t>
      </w:r>
      <w:r w:rsidR="00876C39" w:rsidRPr="000B28EF">
        <w:t xml:space="preserve">de stage </w:t>
      </w:r>
      <w:r w:rsidR="00876C39" w:rsidRPr="000B28EF">
        <w:br/>
        <w:t>ondersteund door de</w:t>
      </w:r>
    </w:p>
    <w:p w14:paraId="45074221" w14:textId="2D69F30E" w:rsidR="00876C39" w:rsidRPr="000B28EF" w:rsidRDefault="00876C39" w:rsidP="00876C39">
      <w:pPr>
        <w:pStyle w:val="Titel"/>
        <w:spacing w:before="720"/>
        <w:contextualSpacing w:val="0"/>
      </w:pPr>
      <w:r w:rsidRPr="000B28EF">
        <w:t>AP Hogeschool</w:t>
      </w:r>
    </w:p>
    <w:p w14:paraId="54D5598A" w14:textId="0A4F34A0" w:rsidR="00876C39" w:rsidRPr="000B28EF" w:rsidRDefault="00876C39" w:rsidP="00876C39">
      <w:pPr>
        <w:jc w:val="center"/>
      </w:pPr>
      <w:r w:rsidRPr="000B28EF">
        <w:t>e</w:t>
      </w:r>
      <w:r w:rsidR="0059502B">
        <w:t>n</w:t>
      </w:r>
      <w:r w:rsidRPr="000B28EF">
        <w:t xml:space="preserve"> uitgevoerd op </w:t>
      </w:r>
      <w:r w:rsidR="00DF6E4A" w:rsidRPr="000B28EF">
        <w:t xml:space="preserve">en begeleid door </w:t>
      </w:r>
      <w:r w:rsidRPr="000B28EF">
        <w:t>het bedrijf</w:t>
      </w:r>
    </w:p>
    <w:p w14:paraId="0A11C82F" w14:textId="7BAACE45" w:rsidR="0019775D" w:rsidRPr="0023113E" w:rsidRDefault="00F21E6D" w:rsidP="0039380F">
      <w:pPr>
        <w:pStyle w:val="Titel"/>
        <w:spacing w:before="120"/>
        <w:contextualSpacing w:val="0"/>
      </w:pPr>
      <w:r w:rsidRPr="0023113E">
        <w:t>G</w:t>
      </w:r>
      <w:r w:rsidR="00CF3070" w:rsidRPr="0023113E">
        <w:t>ATAM</w:t>
      </w:r>
    </w:p>
    <w:p w14:paraId="0A8DF689" w14:textId="65B0CC41" w:rsidR="00905966" w:rsidRPr="00EB1A5B" w:rsidRDefault="00530974" w:rsidP="00D9646E">
      <w:pPr>
        <w:pStyle w:val="Titel"/>
        <w:spacing w:before="480"/>
        <w:contextualSpacing w:val="0"/>
        <w:rPr>
          <w:color w:val="C40009"/>
          <w:sz w:val="28"/>
          <w:szCs w:val="28"/>
          <w:lang w:eastAsia="nl-BE"/>
        </w:rPr>
      </w:pPr>
      <w:r w:rsidRPr="00EB1A5B">
        <w:rPr>
          <w:color w:val="C40009"/>
          <w:sz w:val="28"/>
          <w:szCs w:val="28"/>
        </w:rPr>
        <w:t>Cuypers Jan</w:t>
      </w:r>
      <w:r w:rsidR="00D9646E" w:rsidRPr="00EB1A5B">
        <w:rPr>
          <w:color w:val="C40009"/>
          <w:sz w:val="28"/>
          <w:szCs w:val="28"/>
        </w:rPr>
        <w:br/>
      </w:r>
      <w:r w:rsidR="00394892" w:rsidRPr="00EB1A5B">
        <w:rPr>
          <w:color w:val="C40009"/>
          <w:sz w:val="28"/>
          <w:szCs w:val="28"/>
        </w:rPr>
        <w:t>Henri Yelko</w:t>
      </w:r>
      <w:r w:rsidR="00D9646E" w:rsidRPr="00EB1A5B">
        <w:rPr>
          <w:color w:val="C40009"/>
          <w:sz w:val="28"/>
          <w:szCs w:val="28"/>
        </w:rPr>
        <w:br/>
      </w:r>
      <w:r w:rsidR="00394892" w:rsidRPr="00EB1A5B">
        <w:rPr>
          <w:color w:val="C40009"/>
          <w:sz w:val="28"/>
          <w:szCs w:val="28"/>
        </w:rPr>
        <w:t>He</w:t>
      </w:r>
      <w:r w:rsidR="00B67B9C" w:rsidRPr="00EB1A5B">
        <w:rPr>
          <w:color w:val="C40009"/>
          <w:sz w:val="28"/>
          <w:szCs w:val="28"/>
        </w:rPr>
        <w:t>ylen Roan</w:t>
      </w:r>
      <w:r w:rsidR="00D9646E" w:rsidRPr="00EB1A5B">
        <w:rPr>
          <w:color w:val="C40009"/>
          <w:sz w:val="28"/>
          <w:szCs w:val="28"/>
        </w:rPr>
        <w:br/>
      </w:r>
      <w:r w:rsidR="00B67B9C" w:rsidRPr="00EB1A5B">
        <w:rPr>
          <w:color w:val="C40009"/>
          <w:sz w:val="28"/>
          <w:szCs w:val="28"/>
        </w:rPr>
        <w:t>Vervoort</w:t>
      </w:r>
      <w:r w:rsidR="008B5901" w:rsidRPr="00EB1A5B">
        <w:rPr>
          <w:color w:val="C40009"/>
          <w:sz w:val="28"/>
          <w:szCs w:val="28"/>
        </w:rPr>
        <w:t xml:space="preserve"> </w:t>
      </w:r>
      <w:r w:rsidR="00B67B9C" w:rsidRPr="00EB1A5B">
        <w:rPr>
          <w:color w:val="C40009"/>
          <w:sz w:val="28"/>
          <w:szCs w:val="28"/>
        </w:rPr>
        <w:t>Kobe</w:t>
      </w:r>
    </w:p>
    <w:p w14:paraId="571E4EA3" w14:textId="36E9754B" w:rsidR="0054057D" w:rsidRPr="00B67B9C" w:rsidRDefault="0019775D" w:rsidP="0019775D">
      <w:pPr>
        <w:jc w:val="center"/>
      </w:pPr>
      <w:bookmarkStart w:id="1" w:name="mail"/>
      <w:r w:rsidRPr="00B67B9C">
        <w:t xml:space="preserve">Specialisatie </w:t>
      </w:r>
      <w:r w:rsidR="0023113E">
        <w:t>IT &amp; Software</w:t>
      </w:r>
    </w:p>
    <w:p w14:paraId="1AE6AB14" w14:textId="7847664A" w:rsidR="00D9646E" w:rsidRDefault="0039380F" w:rsidP="00D9646E">
      <w:pPr>
        <w:tabs>
          <w:tab w:val="right" w:pos="9072"/>
        </w:tabs>
        <w:spacing w:before="1200"/>
        <w:rPr>
          <w:bCs/>
        </w:rPr>
      </w:pPr>
      <w:r w:rsidRPr="000B28EF">
        <w:t>Begeleider</w:t>
      </w:r>
      <w:r w:rsidR="00162082">
        <w:t>s</w:t>
      </w:r>
      <w:r w:rsidRPr="000B28EF">
        <w:t xml:space="preserve">: </w:t>
      </w:r>
      <w:r w:rsidR="00B67B9C">
        <w:t>De Pooter Marijn en Mariën Sven</w:t>
      </w:r>
      <w:r w:rsidR="00DF6BF0" w:rsidRPr="000B28EF">
        <w:tab/>
      </w:r>
      <w:r w:rsidR="00105A86">
        <w:t>A</w:t>
      </w:r>
      <w:r w:rsidR="00DF6BF0" w:rsidRPr="000B28EF">
        <w:rPr>
          <w:bCs/>
        </w:rPr>
        <w:t xml:space="preserve">cademiejaar </w:t>
      </w:r>
      <w:r w:rsidR="00812051">
        <w:rPr>
          <w:bCs/>
        </w:rPr>
        <w:t>2024 - 2025</w:t>
      </w:r>
      <w:r w:rsidR="00DF6BF0" w:rsidRPr="000B28EF">
        <w:br/>
      </w:r>
      <w:r w:rsidR="00DF6BF0" w:rsidRPr="000B28EF">
        <w:tab/>
      </w:r>
      <w:r w:rsidR="00A12CB0">
        <w:rPr>
          <w:bCs/>
        </w:rPr>
        <w:t>1</w:t>
      </w:r>
      <w:r w:rsidR="00A12CB0">
        <w:rPr>
          <w:bCs/>
          <w:vertAlign w:val="superscript"/>
        </w:rPr>
        <w:t>ste</w:t>
      </w:r>
      <w:r w:rsidR="00DF6BF0" w:rsidRPr="000B28EF">
        <w:rPr>
          <w:bCs/>
        </w:rPr>
        <w:t xml:space="preserve"> semester</w:t>
      </w:r>
    </w:p>
    <w:bookmarkEnd w:id="1" w:displacedByCustomXml="next"/>
    <w:bookmarkStart w:id="2" w:name="_Toc69866607" w:displacedByCustomXml="next"/>
    <w:sdt>
      <w:sdtPr>
        <w:rPr>
          <w:rFonts w:ascii="Calibri" w:eastAsia="Times New Roman" w:hAnsi="Calibri" w:cs="Times New Roman"/>
          <w:b w:val="0"/>
          <w:bCs w:val="0"/>
          <w:color w:val="404040" w:themeColor="text1" w:themeTint="BF"/>
          <w:sz w:val="22"/>
          <w:szCs w:val="24"/>
          <w:lang w:val="nl-NL" w:eastAsia="nl-NL"/>
        </w:rPr>
        <w:id w:val="-544061946"/>
        <w:docPartObj>
          <w:docPartGallery w:val="Table of Contents"/>
          <w:docPartUnique/>
        </w:docPartObj>
      </w:sdtPr>
      <w:sdtEndPr>
        <w:rPr>
          <w:noProof/>
          <w:szCs w:val="22"/>
        </w:rPr>
      </w:sdtEndPr>
      <w:sdtContent>
        <w:p w14:paraId="219799D5" w14:textId="1A75B9C2" w:rsidR="00C96787" w:rsidRPr="00B52F10" w:rsidRDefault="6AEBC2E1" w:rsidP="6AEBC2E1">
          <w:pPr>
            <w:pStyle w:val="Kopvaninhoudsopgave"/>
            <w:rPr>
              <w:rStyle w:val="Kop1Char"/>
              <w:rFonts w:eastAsiaTheme="majorEastAsia"/>
              <w:lang w:val="en-US"/>
            </w:rPr>
          </w:pPr>
          <w:r w:rsidRPr="6AEBC2E1">
            <w:rPr>
              <w:rStyle w:val="Kop1Char"/>
              <w:rFonts w:eastAsiaTheme="majorEastAsia"/>
              <w:lang w:val="en-US"/>
            </w:rPr>
            <w:t>Inhoudstafel</w:t>
          </w:r>
        </w:p>
        <w:p w14:paraId="7FB19AA1" w14:textId="233B1DD6" w:rsidR="0021239E" w:rsidRDefault="00C96787">
          <w:pPr>
            <w:pStyle w:val="Inhopg1"/>
            <w:rPr>
              <w:rFonts w:eastAsiaTheme="minorEastAsia" w:cstheme="minorBidi"/>
              <w:b w:val="0"/>
              <w:bCs w:val="0"/>
              <w:caps w:val="0"/>
              <w:noProof/>
              <w:color w:val="auto"/>
              <w:kern w:val="2"/>
              <w:sz w:val="24"/>
              <w:szCs w:val="24"/>
              <w14:ligatures w14:val="standardContextual"/>
            </w:rPr>
          </w:pPr>
          <w:r>
            <w:fldChar w:fldCharType="begin"/>
          </w:r>
          <w:r>
            <w:instrText xml:space="preserve"> TOC \o "1-3" \h \z \u </w:instrText>
          </w:r>
          <w:r>
            <w:fldChar w:fldCharType="separate"/>
          </w:r>
          <w:hyperlink w:anchor="_Toc185802127" w:history="1">
            <w:r w:rsidR="0021239E" w:rsidRPr="00237587">
              <w:rPr>
                <w:rStyle w:val="Hyperlink"/>
                <w:rFonts w:eastAsiaTheme="majorEastAsia"/>
                <w:noProof/>
              </w:rPr>
              <w:t>Versiebeheer</w:t>
            </w:r>
            <w:r w:rsidR="0021239E">
              <w:rPr>
                <w:noProof/>
                <w:webHidden/>
              </w:rPr>
              <w:tab/>
            </w:r>
            <w:r w:rsidR="0021239E">
              <w:rPr>
                <w:noProof/>
                <w:webHidden/>
              </w:rPr>
              <w:fldChar w:fldCharType="begin"/>
            </w:r>
            <w:r w:rsidR="0021239E">
              <w:rPr>
                <w:noProof/>
                <w:webHidden/>
              </w:rPr>
              <w:instrText xml:space="preserve"> PAGEREF _Toc185802127 \h </w:instrText>
            </w:r>
            <w:r w:rsidR="0021239E">
              <w:rPr>
                <w:noProof/>
                <w:webHidden/>
              </w:rPr>
            </w:r>
            <w:r w:rsidR="0021239E">
              <w:rPr>
                <w:noProof/>
                <w:webHidden/>
              </w:rPr>
              <w:fldChar w:fldCharType="separate"/>
            </w:r>
            <w:r w:rsidR="0021239E">
              <w:rPr>
                <w:noProof/>
                <w:webHidden/>
              </w:rPr>
              <w:t>3</w:t>
            </w:r>
            <w:r w:rsidR="0021239E">
              <w:rPr>
                <w:noProof/>
                <w:webHidden/>
              </w:rPr>
              <w:fldChar w:fldCharType="end"/>
            </w:r>
          </w:hyperlink>
        </w:p>
        <w:p w14:paraId="5B861EC1" w14:textId="6AEAB656" w:rsidR="0021239E" w:rsidRDefault="0021239E">
          <w:pPr>
            <w:pStyle w:val="Inhopg1"/>
            <w:rPr>
              <w:rFonts w:eastAsiaTheme="minorEastAsia" w:cstheme="minorBidi"/>
              <w:b w:val="0"/>
              <w:bCs w:val="0"/>
              <w:caps w:val="0"/>
              <w:noProof/>
              <w:color w:val="auto"/>
              <w:kern w:val="2"/>
              <w:sz w:val="24"/>
              <w:szCs w:val="24"/>
              <w14:ligatures w14:val="standardContextual"/>
            </w:rPr>
          </w:pPr>
          <w:hyperlink w:anchor="_Toc185802128" w:history="1">
            <w:r w:rsidRPr="00237587">
              <w:rPr>
                <w:rStyle w:val="Hyperlink"/>
                <w:rFonts w:eastAsiaTheme="majorEastAsia"/>
                <w:noProof/>
              </w:rPr>
              <w:t>Termen en Afkortingen</w:t>
            </w:r>
            <w:r>
              <w:rPr>
                <w:noProof/>
                <w:webHidden/>
              </w:rPr>
              <w:tab/>
            </w:r>
            <w:r>
              <w:rPr>
                <w:noProof/>
                <w:webHidden/>
              </w:rPr>
              <w:fldChar w:fldCharType="begin"/>
            </w:r>
            <w:r>
              <w:rPr>
                <w:noProof/>
                <w:webHidden/>
              </w:rPr>
              <w:instrText xml:space="preserve"> PAGEREF _Toc185802128 \h </w:instrText>
            </w:r>
            <w:r>
              <w:rPr>
                <w:noProof/>
                <w:webHidden/>
              </w:rPr>
            </w:r>
            <w:r>
              <w:rPr>
                <w:noProof/>
                <w:webHidden/>
              </w:rPr>
              <w:fldChar w:fldCharType="separate"/>
            </w:r>
            <w:r>
              <w:rPr>
                <w:noProof/>
                <w:webHidden/>
              </w:rPr>
              <w:t>3</w:t>
            </w:r>
            <w:r>
              <w:rPr>
                <w:noProof/>
                <w:webHidden/>
              </w:rPr>
              <w:fldChar w:fldCharType="end"/>
            </w:r>
          </w:hyperlink>
        </w:p>
        <w:p w14:paraId="4356AD27" w14:textId="1B7F499E"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29" w:history="1">
            <w:r w:rsidRPr="00237587">
              <w:rPr>
                <w:rStyle w:val="Hyperlink"/>
                <w:rFonts w:eastAsiaTheme="majorEastAsia"/>
                <w:noProof/>
              </w:rPr>
              <w:t>1.</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Samenvatting van de opdracht</w:t>
            </w:r>
            <w:r>
              <w:rPr>
                <w:noProof/>
                <w:webHidden/>
              </w:rPr>
              <w:tab/>
            </w:r>
            <w:r>
              <w:rPr>
                <w:noProof/>
                <w:webHidden/>
              </w:rPr>
              <w:fldChar w:fldCharType="begin"/>
            </w:r>
            <w:r>
              <w:rPr>
                <w:noProof/>
                <w:webHidden/>
              </w:rPr>
              <w:instrText xml:space="preserve"> PAGEREF _Toc185802129 \h </w:instrText>
            </w:r>
            <w:r>
              <w:rPr>
                <w:noProof/>
                <w:webHidden/>
              </w:rPr>
            </w:r>
            <w:r>
              <w:rPr>
                <w:noProof/>
                <w:webHidden/>
              </w:rPr>
              <w:fldChar w:fldCharType="separate"/>
            </w:r>
            <w:r>
              <w:rPr>
                <w:noProof/>
                <w:webHidden/>
              </w:rPr>
              <w:t>4</w:t>
            </w:r>
            <w:r>
              <w:rPr>
                <w:noProof/>
                <w:webHidden/>
              </w:rPr>
              <w:fldChar w:fldCharType="end"/>
            </w:r>
          </w:hyperlink>
        </w:p>
        <w:p w14:paraId="6F3D7F3E" w14:textId="04067E9C"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30" w:history="1">
            <w:r w:rsidRPr="00237587">
              <w:rPr>
                <w:rStyle w:val="Hyperlink"/>
                <w:rFonts w:eastAsiaTheme="majorEastAsia"/>
                <w:noProof/>
              </w:rPr>
              <w:t>2.</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Impact op de infrastructuur</w:t>
            </w:r>
            <w:r>
              <w:rPr>
                <w:noProof/>
                <w:webHidden/>
              </w:rPr>
              <w:tab/>
            </w:r>
            <w:r>
              <w:rPr>
                <w:noProof/>
                <w:webHidden/>
              </w:rPr>
              <w:fldChar w:fldCharType="begin"/>
            </w:r>
            <w:r>
              <w:rPr>
                <w:noProof/>
                <w:webHidden/>
              </w:rPr>
              <w:instrText xml:space="preserve"> PAGEREF _Toc185802130 \h </w:instrText>
            </w:r>
            <w:r>
              <w:rPr>
                <w:noProof/>
                <w:webHidden/>
              </w:rPr>
            </w:r>
            <w:r>
              <w:rPr>
                <w:noProof/>
                <w:webHidden/>
              </w:rPr>
              <w:fldChar w:fldCharType="separate"/>
            </w:r>
            <w:r>
              <w:rPr>
                <w:noProof/>
                <w:webHidden/>
              </w:rPr>
              <w:t>4</w:t>
            </w:r>
            <w:r>
              <w:rPr>
                <w:noProof/>
                <w:webHidden/>
              </w:rPr>
              <w:fldChar w:fldCharType="end"/>
            </w:r>
          </w:hyperlink>
        </w:p>
        <w:p w14:paraId="254751B4" w14:textId="342DD5E3"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31" w:history="1">
            <w:r w:rsidRPr="00237587">
              <w:rPr>
                <w:rStyle w:val="Hyperlink"/>
                <w:rFonts w:eastAsiaTheme="majorEastAsia"/>
                <w:noProof/>
              </w:rPr>
              <w:t>4.</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Release plan</w:t>
            </w:r>
            <w:r>
              <w:rPr>
                <w:noProof/>
                <w:webHidden/>
              </w:rPr>
              <w:tab/>
            </w:r>
            <w:r>
              <w:rPr>
                <w:noProof/>
                <w:webHidden/>
              </w:rPr>
              <w:fldChar w:fldCharType="begin"/>
            </w:r>
            <w:r>
              <w:rPr>
                <w:noProof/>
                <w:webHidden/>
              </w:rPr>
              <w:instrText xml:space="preserve"> PAGEREF _Toc185802131 \h </w:instrText>
            </w:r>
            <w:r>
              <w:rPr>
                <w:noProof/>
                <w:webHidden/>
              </w:rPr>
            </w:r>
            <w:r>
              <w:rPr>
                <w:noProof/>
                <w:webHidden/>
              </w:rPr>
              <w:fldChar w:fldCharType="separate"/>
            </w:r>
            <w:r>
              <w:rPr>
                <w:noProof/>
                <w:webHidden/>
              </w:rPr>
              <w:t>5</w:t>
            </w:r>
            <w:r>
              <w:rPr>
                <w:noProof/>
                <w:webHidden/>
              </w:rPr>
              <w:fldChar w:fldCharType="end"/>
            </w:r>
          </w:hyperlink>
        </w:p>
        <w:p w14:paraId="3C163AAF" w14:textId="74F0B1EB" w:rsidR="0021239E" w:rsidRDefault="0021239E">
          <w:pPr>
            <w:pStyle w:val="Inhopg2"/>
            <w:tabs>
              <w:tab w:val="left" w:pos="660"/>
              <w:tab w:val="right" w:leader="dot" w:pos="9062"/>
            </w:tabs>
            <w:rPr>
              <w:rFonts w:eastAsiaTheme="minorEastAsia" w:cstheme="minorBidi"/>
              <w:smallCaps w:val="0"/>
              <w:noProof/>
              <w:color w:val="auto"/>
              <w:kern w:val="2"/>
              <w:sz w:val="24"/>
              <w:szCs w:val="24"/>
              <w14:ligatures w14:val="standardContextual"/>
            </w:rPr>
          </w:pPr>
          <w:hyperlink w:anchor="_Toc185802132" w:history="1">
            <w:r w:rsidRPr="00237587">
              <w:rPr>
                <w:rStyle w:val="Hyperlink"/>
                <w:rFonts w:eastAsiaTheme="majorEastAsia"/>
                <w:i/>
                <w:iCs/>
                <w:noProof/>
              </w:rPr>
              <w:t>A.</w:t>
            </w:r>
            <w:r>
              <w:rPr>
                <w:rFonts w:eastAsiaTheme="minorEastAsia" w:cstheme="minorBidi"/>
                <w:smallCaps w:val="0"/>
                <w:noProof/>
                <w:color w:val="auto"/>
                <w:kern w:val="2"/>
                <w:sz w:val="24"/>
                <w:szCs w:val="24"/>
                <w14:ligatures w14:val="standardContextual"/>
              </w:rPr>
              <w:tab/>
            </w:r>
            <w:r w:rsidRPr="00237587">
              <w:rPr>
                <w:rStyle w:val="Hyperlink"/>
                <w:rFonts w:eastAsiaTheme="majorEastAsia"/>
                <w:i/>
                <w:iCs/>
                <w:noProof/>
              </w:rPr>
              <w:t>Stappenplan installatie</w:t>
            </w:r>
            <w:r>
              <w:rPr>
                <w:noProof/>
                <w:webHidden/>
              </w:rPr>
              <w:tab/>
            </w:r>
            <w:r>
              <w:rPr>
                <w:noProof/>
                <w:webHidden/>
              </w:rPr>
              <w:fldChar w:fldCharType="begin"/>
            </w:r>
            <w:r>
              <w:rPr>
                <w:noProof/>
                <w:webHidden/>
              </w:rPr>
              <w:instrText xml:space="preserve"> PAGEREF _Toc185802132 \h </w:instrText>
            </w:r>
            <w:r>
              <w:rPr>
                <w:noProof/>
                <w:webHidden/>
              </w:rPr>
            </w:r>
            <w:r>
              <w:rPr>
                <w:noProof/>
                <w:webHidden/>
              </w:rPr>
              <w:fldChar w:fldCharType="separate"/>
            </w:r>
            <w:r>
              <w:rPr>
                <w:noProof/>
                <w:webHidden/>
              </w:rPr>
              <w:t>5</w:t>
            </w:r>
            <w:r>
              <w:rPr>
                <w:noProof/>
                <w:webHidden/>
              </w:rPr>
              <w:fldChar w:fldCharType="end"/>
            </w:r>
          </w:hyperlink>
        </w:p>
        <w:p w14:paraId="3BD632AD" w14:textId="33D9E44F" w:rsidR="0021239E" w:rsidRDefault="0021239E">
          <w:pPr>
            <w:pStyle w:val="Inhopg2"/>
            <w:tabs>
              <w:tab w:val="left" w:pos="660"/>
              <w:tab w:val="right" w:leader="dot" w:pos="9062"/>
            </w:tabs>
            <w:rPr>
              <w:rFonts w:eastAsiaTheme="minorEastAsia" w:cstheme="minorBidi"/>
              <w:smallCaps w:val="0"/>
              <w:noProof/>
              <w:color w:val="auto"/>
              <w:kern w:val="2"/>
              <w:sz w:val="24"/>
              <w:szCs w:val="24"/>
              <w14:ligatures w14:val="standardContextual"/>
            </w:rPr>
          </w:pPr>
          <w:hyperlink w:anchor="_Toc185802133" w:history="1">
            <w:r w:rsidRPr="00237587">
              <w:rPr>
                <w:rStyle w:val="Hyperlink"/>
                <w:rFonts w:eastAsiaTheme="majorEastAsia"/>
                <w:i/>
                <w:iCs/>
                <w:noProof/>
              </w:rPr>
              <w:t>B.</w:t>
            </w:r>
            <w:r>
              <w:rPr>
                <w:rFonts w:eastAsiaTheme="minorEastAsia" w:cstheme="minorBidi"/>
                <w:smallCaps w:val="0"/>
                <w:noProof/>
                <w:color w:val="auto"/>
                <w:kern w:val="2"/>
                <w:sz w:val="24"/>
                <w:szCs w:val="24"/>
                <w14:ligatures w14:val="standardContextual"/>
              </w:rPr>
              <w:tab/>
            </w:r>
            <w:r w:rsidRPr="00237587">
              <w:rPr>
                <w:rStyle w:val="Hyperlink"/>
                <w:rFonts w:eastAsiaTheme="majorEastAsia"/>
                <w:i/>
                <w:iCs/>
                <w:noProof/>
              </w:rPr>
              <w:t>Configuratie voor productieomgeving</w:t>
            </w:r>
            <w:r>
              <w:rPr>
                <w:noProof/>
                <w:webHidden/>
              </w:rPr>
              <w:tab/>
            </w:r>
            <w:r>
              <w:rPr>
                <w:noProof/>
                <w:webHidden/>
              </w:rPr>
              <w:fldChar w:fldCharType="begin"/>
            </w:r>
            <w:r>
              <w:rPr>
                <w:noProof/>
                <w:webHidden/>
              </w:rPr>
              <w:instrText xml:space="preserve"> PAGEREF _Toc185802133 \h </w:instrText>
            </w:r>
            <w:r>
              <w:rPr>
                <w:noProof/>
                <w:webHidden/>
              </w:rPr>
            </w:r>
            <w:r>
              <w:rPr>
                <w:noProof/>
                <w:webHidden/>
              </w:rPr>
              <w:fldChar w:fldCharType="separate"/>
            </w:r>
            <w:r>
              <w:rPr>
                <w:noProof/>
                <w:webHidden/>
              </w:rPr>
              <w:t>9</w:t>
            </w:r>
            <w:r>
              <w:rPr>
                <w:noProof/>
                <w:webHidden/>
              </w:rPr>
              <w:fldChar w:fldCharType="end"/>
            </w:r>
          </w:hyperlink>
        </w:p>
        <w:p w14:paraId="2362EE4B" w14:textId="06A2FF42" w:rsidR="0021239E" w:rsidRDefault="0021239E">
          <w:pPr>
            <w:pStyle w:val="Inhopg2"/>
            <w:tabs>
              <w:tab w:val="left" w:pos="660"/>
              <w:tab w:val="right" w:leader="dot" w:pos="9062"/>
            </w:tabs>
            <w:rPr>
              <w:rFonts w:eastAsiaTheme="minorEastAsia" w:cstheme="minorBidi"/>
              <w:smallCaps w:val="0"/>
              <w:noProof/>
              <w:color w:val="auto"/>
              <w:kern w:val="2"/>
              <w:sz w:val="24"/>
              <w:szCs w:val="24"/>
              <w14:ligatures w14:val="standardContextual"/>
            </w:rPr>
          </w:pPr>
          <w:hyperlink w:anchor="_Toc185802134" w:history="1">
            <w:r w:rsidRPr="00237587">
              <w:rPr>
                <w:rStyle w:val="Hyperlink"/>
                <w:rFonts w:eastAsiaTheme="majorEastAsia"/>
                <w:i/>
                <w:iCs/>
                <w:noProof/>
              </w:rPr>
              <w:t>C.</w:t>
            </w:r>
            <w:r>
              <w:rPr>
                <w:rFonts w:eastAsiaTheme="minorEastAsia" w:cstheme="minorBidi"/>
                <w:smallCaps w:val="0"/>
                <w:noProof/>
                <w:color w:val="auto"/>
                <w:kern w:val="2"/>
                <w:sz w:val="24"/>
                <w:szCs w:val="24"/>
                <w14:ligatures w14:val="standardContextual"/>
              </w:rPr>
              <w:tab/>
            </w:r>
            <w:r w:rsidRPr="00237587">
              <w:rPr>
                <w:rStyle w:val="Hyperlink"/>
                <w:rFonts w:eastAsiaTheme="majorEastAsia"/>
                <w:i/>
                <w:iCs/>
                <w:noProof/>
              </w:rPr>
              <w:t>GitLab CI/CD</w:t>
            </w:r>
            <w:r>
              <w:rPr>
                <w:noProof/>
                <w:webHidden/>
              </w:rPr>
              <w:tab/>
            </w:r>
            <w:r>
              <w:rPr>
                <w:noProof/>
                <w:webHidden/>
              </w:rPr>
              <w:fldChar w:fldCharType="begin"/>
            </w:r>
            <w:r>
              <w:rPr>
                <w:noProof/>
                <w:webHidden/>
              </w:rPr>
              <w:instrText xml:space="preserve"> PAGEREF _Toc185802134 \h </w:instrText>
            </w:r>
            <w:r>
              <w:rPr>
                <w:noProof/>
                <w:webHidden/>
              </w:rPr>
            </w:r>
            <w:r>
              <w:rPr>
                <w:noProof/>
                <w:webHidden/>
              </w:rPr>
              <w:fldChar w:fldCharType="separate"/>
            </w:r>
            <w:r>
              <w:rPr>
                <w:noProof/>
                <w:webHidden/>
              </w:rPr>
              <w:t>10</w:t>
            </w:r>
            <w:r>
              <w:rPr>
                <w:noProof/>
                <w:webHidden/>
              </w:rPr>
              <w:fldChar w:fldCharType="end"/>
            </w:r>
          </w:hyperlink>
        </w:p>
        <w:p w14:paraId="255C65C0" w14:textId="0E3F410F"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35" w:history="1">
            <w:r w:rsidRPr="00237587">
              <w:rPr>
                <w:rStyle w:val="Hyperlink"/>
                <w:rFonts w:eastAsiaTheme="majorEastAsia"/>
                <w:noProof/>
              </w:rPr>
              <w:t>5.</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Technisch design</w:t>
            </w:r>
            <w:r>
              <w:rPr>
                <w:noProof/>
                <w:webHidden/>
              </w:rPr>
              <w:tab/>
            </w:r>
            <w:r>
              <w:rPr>
                <w:noProof/>
                <w:webHidden/>
              </w:rPr>
              <w:fldChar w:fldCharType="begin"/>
            </w:r>
            <w:r>
              <w:rPr>
                <w:noProof/>
                <w:webHidden/>
              </w:rPr>
              <w:instrText xml:space="preserve"> PAGEREF _Toc185802135 \h </w:instrText>
            </w:r>
            <w:r>
              <w:rPr>
                <w:noProof/>
                <w:webHidden/>
              </w:rPr>
            </w:r>
            <w:r>
              <w:rPr>
                <w:noProof/>
                <w:webHidden/>
              </w:rPr>
              <w:fldChar w:fldCharType="separate"/>
            </w:r>
            <w:r>
              <w:rPr>
                <w:noProof/>
                <w:webHidden/>
              </w:rPr>
              <w:t>12</w:t>
            </w:r>
            <w:r>
              <w:rPr>
                <w:noProof/>
                <w:webHidden/>
              </w:rPr>
              <w:fldChar w:fldCharType="end"/>
            </w:r>
          </w:hyperlink>
        </w:p>
        <w:p w14:paraId="64B83A8F" w14:textId="6859D173" w:rsidR="0021239E" w:rsidRDefault="0021239E">
          <w:pPr>
            <w:pStyle w:val="Inhopg2"/>
            <w:tabs>
              <w:tab w:val="left" w:pos="660"/>
              <w:tab w:val="right" w:leader="dot" w:pos="9062"/>
            </w:tabs>
            <w:rPr>
              <w:rFonts w:eastAsiaTheme="minorEastAsia" w:cstheme="minorBidi"/>
              <w:smallCaps w:val="0"/>
              <w:noProof/>
              <w:color w:val="auto"/>
              <w:kern w:val="2"/>
              <w:sz w:val="24"/>
              <w:szCs w:val="24"/>
              <w14:ligatures w14:val="standardContextual"/>
            </w:rPr>
          </w:pPr>
          <w:hyperlink w:anchor="_Toc185802136" w:history="1">
            <w:r w:rsidRPr="00237587">
              <w:rPr>
                <w:rStyle w:val="Hyperlink"/>
                <w:rFonts w:eastAsiaTheme="majorEastAsia"/>
                <w:i/>
                <w:iCs/>
                <w:noProof/>
              </w:rPr>
              <w:t>A.</w:t>
            </w:r>
            <w:r>
              <w:rPr>
                <w:rFonts w:eastAsiaTheme="minorEastAsia" w:cstheme="minorBidi"/>
                <w:smallCaps w:val="0"/>
                <w:noProof/>
                <w:color w:val="auto"/>
                <w:kern w:val="2"/>
                <w:sz w:val="24"/>
                <w:szCs w:val="24"/>
                <w14:ligatures w14:val="standardContextual"/>
              </w:rPr>
              <w:tab/>
            </w:r>
            <w:r w:rsidRPr="00237587">
              <w:rPr>
                <w:rStyle w:val="Hyperlink"/>
                <w:rFonts w:eastAsiaTheme="majorEastAsia"/>
                <w:i/>
                <w:iCs/>
                <w:noProof/>
              </w:rPr>
              <w:t>Gebruikte Technologieën</w:t>
            </w:r>
            <w:r>
              <w:rPr>
                <w:noProof/>
                <w:webHidden/>
              </w:rPr>
              <w:tab/>
            </w:r>
            <w:r>
              <w:rPr>
                <w:noProof/>
                <w:webHidden/>
              </w:rPr>
              <w:fldChar w:fldCharType="begin"/>
            </w:r>
            <w:r>
              <w:rPr>
                <w:noProof/>
                <w:webHidden/>
              </w:rPr>
              <w:instrText xml:space="preserve"> PAGEREF _Toc185802136 \h </w:instrText>
            </w:r>
            <w:r>
              <w:rPr>
                <w:noProof/>
                <w:webHidden/>
              </w:rPr>
            </w:r>
            <w:r>
              <w:rPr>
                <w:noProof/>
                <w:webHidden/>
              </w:rPr>
              <w:fldChar w:fldCharType="separate"/>
            </w:r>
            <w:r>
              <w:rPr>
                <w:noProof/>
                <w:webHidden/>
              </w:rPr>
              <w:t>12</w:t>
            </w:r>
            <w:r>
              <w:rPr>
                <w:noProof/>
                <w:webHidden/>
              </w:rPr>
              <w:fldChar w:fldCharType="end"/>
            </w:r>
          </w:hyperlink>
        </w:p>
        <w:p w14:paraId="0AAB688D" w14:textId="16532866"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37" w:history="1">
            <w:r w:rsidRPr="00237587">
              <w:rPr>
                <w:rStyle w:val="Hyperlink"/>
                <w:rFonts w:eastAsiaTheme="majorEastAsia"/>
                <w:noProof/>
              </w:rPr>
              <w:t>6.</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Externe systeeminterfaces</w:t>
            </w:r>
            <w:r>
              <w:rPr>
                <w:noProof/>
                <w:webHidden/>
              </w:rPr>
              <w:tab/>
            </w:r>
            <w:r>
              <w:rPr>
                <w:noProof/>
                <w:webHidden/>
              </w:rPr>
              <w:fldChar w:fldCharType="begin"/>
            </w:r>
            <w:r>
              <w:rPr>
                <w:noProof/>
                <w:webHidden/>
              </w:rPr>
              <w:instrText xml:space="preserve"> PAGEREF _Toc185802137 \h </w:instrText>
            </w:r>
            <w:r>
              <w:rPr>
                <w:noProof/>
                <w:webHidden/>
              </w:rPr>
            </w:r>
            <w:r>
              <w:rPr>
                <w:noProof/>
                <w:webHidden/>
              </w:rPr>
              <w:fldChar w:fldCharType="separate"/>
            </w:r>
            <w:r>
              <w:rPr>
                <w:noProof/>
                <w:webHidden/>
              </w:rPr>
              <w:t>21</w:t>
            </w:r>
            <w:r>
              <w:rPr>
                <w:noProof/>
                <w:webHidden/>
              </w:rPr>
              <w:fldChar w:fldCharType="end"/>
            </w:r>
          </w:hyperlink>
        </w:p>
        <w:p w14:paraId="6CD6B293" w14:textId="227313E3"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38" w:history="1">
            <w:r w:rsidRPr="00237587">
              <w:rPr>
                <w:rStyle w:val="Hyperlink"/>
                <w:rFonts w:eastAsiaTheme="majorEastAsia"/>
                <w:noProof/>
              </w:rPr>
              <w:t>7.</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Datamigratie</w:t>
            </w:r>
            <w:r>
              <w:rPr>
                <w:noProof/>
                <w:webHidden/>
              </w:rPr>
              <w:tab/>
            </w:r>
            <w:r>
              <w:rPr>
                <w:noProof/>
                <w:webHidden/>
              </w:rPr>
              <w:fldChar w:fldCharType="begin"/>
            </w:r>
            <w:r>
              <w:rPr>
                <w:noProof/>
                <w:webHidden/>
              </w:rPr>
              <w:instrText xml:space="preserve"> PAGEREF _Toc185802138 \h </w:instrText>
            </w:r>
            <w:r>
              <w:rPr>
                <w:noProof/>
                <w:webHidden/>
              </w:rPr>
            </w:r>
            <w:r>
              <w:rPr>
                <w:noProof/>
                <w:webHidden/>
              </w:rPr>
              <w:fldChar w:fldCharType="separate"/>
            </w:r>
            <w:r>
              <w:rPr>
                <w:noProof/>
                <w:webHidden/>
              </w:rPr>
              <w:t>22</w:t>
            </w:r>
            <w:r>
              <w:rPr>
                <w:noProof/>
                <w:webHidden/>
              </w:rPr>
              <w:fldChar w:fldCharType="end"/>
            </w:r>
          </w:hyperlink>
        </w:p>
        <w:p w14:paraId="038DAAF1" w14:textId="0C3DE926"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39" w:history="1">
            <w:r w:rsidRPr="00237587">
              <w:rPr>
                <w:rStyle w:val="Hyperlink"/>
                <w:rFonts w:eastAsiaTheme="majorEastAsia"/>
                <w:noProof/>
              </w:rPr>
              <w:t>8.</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lang w:eastAsia="en-US"/>
              </w:rPr>
              <w:t>Security en autorisatierollen</w:t>
            </w:r>
            <w:r>
              <w:rPr>
                <w:noProof/>
                <w:webHidden/>
              </w:rPr>
              <w:tab/>
            </w:r>
            <w:r>
              <w:rPr>
                <w:noProof/>
                <w:webHidden/>
              </w:rPr>
              <w:fldChar w:fldCharType="begin"/>
            </w:r>
            <w:r>
              <w:rPr>
                <w:noProof/>
                <w:webHidden/>
              </w:rPr>
              <w:instrText xml:space="preserve"> PAGEREF _Toc185802139 \h </w:instrText>
            </w:r>
            <w:r>
              <w:rPr>
                <w:noProof/>
                <w:webHidden/>
              </w:rPr>
            </w:r>
            <w:r>
              <w:rPr>
                <w:noProof/>
                <w:webHidden/>
              </w:rPr>
              <w:fldChar w:fldCharType="separate"/>
            </w:r>
            <w:r>
              <w:rPr>
                <w:noProof/>
                <w:webHidden/>
              </w:rPr>
              <w:t>22</w:t>
            </w:r>
            <w:r>
              <w:rPr>
                <w:noProof/>
                <w:webHidden/>
              </w:rPr>
              <w:fldChar w:fldCharType="end"/>
            </w:r>
          </w:hyperlink>
        </w:p>
        <w:p w14:paraId="6CE384A3" w14:textId="0585DE9C" w:rsidR="0021239E" w:rsidRDefault="0021239E">
          <w:pPr>
            <w:pStyle w:val="Inhopg1"/>
            <w:tabs>
              <w:tab w:val="left" w:pos="440"/>
            </w:tabs>
            <w:rPr>
              <w:rFonts w:eastAsiaTheme="minorEastAsia" w:cstheme="minorBidi"/>
              <w:b w:val="0"/>
              <w:bCs w:val="0"/>
              <w:caps w:val="0"/>
              <w:noProof/>
              <w:color w:val="auto"/>
              <w:kern w:val="2"/>
              <w:sz w:val="24"/>
              <w:szCs w:val="24"/>
              <w14:ligatures w14:val="standardContextual"/>
            </w:rPr>
          </w:pPr>
          <w:hyperlink w:anchor="_Toc185802140" w:history="1">
            <w:r w:rsidRPr="00237587">
              <w:rPr>
                <w:rStyle w:val="Hyperlink"/>
                <w:rFonts w:eastAsiaTheme="majorEastAsia"/>
                <w:noProof/>
              </w:rPr>
              <w:t>9.</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Unieke Structuren</w:t>
            </w:r>
            <w:r>
              <w:rPr>
                <w:noProof/>
                <w:webHidden/>
              </w:rPr>
              <w:tab/>
            </w:r>
            <w:r>
              <w:rPr>
                <w:noProof/>
                <w:webHidden/>
              </w:rPr>
              <w:fldChar w:fldCharType="begin"/>
            </w:r>
            <w:r>
              <w:rPr>
                <w:noProof/>
                <w:webHidden/>
              </w:rPr>
              <w:instrText xml:space="preserve"> PAGEREF _Toc185802140 \h </w:instrText>
            </w:r>
            <w:r>
              <w:rPr>
                <w:noProof/>
                <w:webHidden/>
              </w:rPr>
            </w:r>
            <w:r>
              <w:rPr>
                <w:noProof/>
                <w:webHidden/>
              </w:rPr>
              <w:fldChar w:fldCharType="separate"/>
            </w:r>
            <w:r>
              <w:rPr>
                <w:noProof/>
                <w:webHidden/>
              </w:rPr>
              <w:t>25</w:t>
            </w:r>
            <w:r>
              <w:rPr>
                <w:noProof/>
                <w:webHidden/>
              </w:rPr>
              <w:fldChar w:fldCharType="end"/>
            </w:r>
          </w:hyperlink>
        </w:p>
        <w:p w14:paraId="6F645E0B" w14:textId="72E6C1AA" w:rsidR="0021239E" w:rsidRDefault="0021239E">
          <w:pPr>
            <w:pStyle w:val="Inhopg1"/>
            <w:tabs>
              <w:tab w:val="left" w:pos="660"/>
            </w:tabs>
            <w:rPr>
              <w:rFonts w:eastAsiaTheme="minorEastAsia" w:cstheme="minorBidi"/>
              <w:b w:val="0"/>
              <w:bCs w:val="0"/>
              <w:caps w:val="0"/>
              <w:noProof/>
              <w:color w:val="auto"/>
              <w:kern w:val="2"/>
              <w:sz w:val="24"/>
              <w:szCs w:val="24"/>
              <w14:ligatures w14:val="standardContextual"/>
            </w:rPr>
          </w:pPr>
          <w:hyperlink w:anchor="_Toc185802141" w:history="1">
            <w:r w:rsidRPr="00237587">
              <w:rPr>
                <w:rStyle w:val="Hyperlink"/>
                <w:rFonts w:eastAsiaTheme="majorEastAsia"/>
                <w:noProof/>
              </w:rPr>
              <w:t>10.</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noProof/>
              </w:rPr>
              <w:t>Documentatie</w:t>
            </w:r>
            <w:r>
              <w:rPr>
                <w:noProof/>
                <w:webHidden/>
              </w:rPr>
              <w:tab/>
            </w:r>
            <w:r>
              <w:rPr>
                <w:noProof/>
                <w:webHidden/>
              </w:rPr>
              <w:fldChar w:fldCharType="begin"/>
            </w:r>
            <w:r>
              <w:rPr>
                <w:noProof/>
                <w:webHidden/>
              </w:rPr>
              <w:instrText xml:space="preserve"> PAGEREF _Toc185802141 \h </w:instrText>
            </w:r>
            <w:r>
              <w:rPr>
                <w:noProof/>
                <w:webHidden/>
              </w:rPr>
            </w:r>
            <w:r>
              <w:rPr>
                <w:noProof/>
                <w:webHidden/>
              </w:rPr>
              <w:fldChar w:fldCharType="separate"/>
            </w:r>
            <w:r>
              <w:rPr>
                <w:noProof/>
                <w:webHidden/>
              </w:rPr>
              <w:t>29</w:t>
            </w:r>
            <w:r>
              <w:rPr>
                <w:noProof/>
                <w:webHidden/>
              </w:rPr>
              <w:fldChar w:fldCharType="end"/>
            </w:r>
          </w:hyperlink>
        </w:p>
        <w:p w14:paraId="7878BD82" w14:textId="77DB56FF" w:rsidR="0021239E" w:rsidRDefault="0021239E">
          <w:pPr>
            <w:pStyle w:val="Inhopg1"/>
            <w:tabs>
              <w:tab w:val="left" w:pos="660"/>
            </w:tabs>
            <w:rPr>
              <w:rFonts w:eastAsiaTheme="minorEastAsia" w:cstheme="minorBidi"/>
              <w:b w:val="0"/>
              <w:bCs w:val="0"/>
              <w:caps w:val="0"/>
              <w:noProof/>
              <w:color w:val="auto"/>
              <w:kern w:val="2"/>
              <w:sz w:val="24"/>
              <w:szCs w:val="24"/>
              <w14:ligatures w14:val="standardContextual"/>
            </w:rPr>
          </w:pPr>
          <w:hyperlink w:anchor="_Toc185802142" w:history="1">
            <w:r w:rsidRPr="00237587">
              <w:rPr>
                <w:rStyle w:val="Hyperlink"/>
                <w:rFonts w:eastAsiaTheme="majorEastAsia" w:cs="Times New Roman"/>
                <w:noProof/>
                <w:lang w:eastAsia="en-US"/>
              </w:rPr>
              <w:t>11.</w:t>
            </w:r>
            <w:r>
              <w:rPr>
                <w:rFonts w:eastAsiaTheme="minorEastAsia" w:cstheme="minorBidi"/>
                <w:b w:val="0"/>
                <w:bCs w:val="0"/>
                <w:caps w:val="0"/>
                <w:noProof/>
                <w:color w:val="auto"/>
                <w:kern w:val="2"/>
                <w:sz w:val="24"/>
                <w:szCs w:val="24"/>
                <w14:ligatures w14:val="standardContextual"/>
              </w:rPr>
              <w:tab/>
            </w:r>
            <w:r w:rsidRPr="00237587">
              <w:rPr>
                <w:rStyle w:val="Hyperlink"/>
                <w:rFonts w:eastAsiaTheme="majorEastAsia" w:cs="Times New Roman"/>
                <w:noProof/>
                <w:lang w:eastAsia="en-US"/>
              </w:rPr>
              <w:t>Bronvermelding</w:t>
            </w:r>
            <w:r>
              <w:rPr>
                <w:noProof/>
                <w:webHidden/>
              </w:rPr>
              <w:tab/>
            </w:r>
            <w:r>
              <w:rPr>
                <w:noProof/>
                <w:webHidden/>
              </w:rPr>
              <w:fldChar w:fldCharType="begin"/>
            </w:r>
            <w:r>
              <w:rPr>
                <w:noProof/>
                <w:webHidden/>
              </w:rPr>
              <w:instrText xml:space="preserve"> PAGEREF _Toc185802142 \h </w:instrText>
            </w:r>
            <w:r>
              <w:rPr>
                <w:noProof/>
                <w:webHidden/>
              </w:rPr>
            </w:r>
            <w:r>
              <w:rPr>
                <w:noProof/>
                <w:webHidden/>
              </w:rPr>
              <w:fldChar w:fldCharType="separate"/>
            </w:r>
            <w:r>
              <w:rPr>
                <w:noProof/>
                <w:webHidden/>
              </w:rPr>
              <w:t>30</w:t>
            </w:r>
            <w:r>
              <w:rPr>
                <w:noProof/>
                <w:webHidden/>
              </w:rPr>
              <w:fldChar w:fldCharType="end"/>
            </w:r>
          </w:hyperlink>
        </w:p>
        <w:p w14:paraId="71011EE1" w14:textId="4B0B2B9F" w:rsidR="00021BFB" w:rsidRDefault="00C96787" w:rsidP="00D9646E">
          <w:r>
            <w:rPr>
              <w:b/>
              <w:bCs/>
              <w:noProof/>
            </w:rPr>
            <w:fldChar w:fldCharType="end"/>
          </w:r>
        </w:p>
      </w:sdtContent>
    </w:sdt>
    <w:p w14:paraId="19143D0D" w14:textId="09BD5BEC" w:rsidR="006D42C7" w:rsidRDefault="006D42C7">
      <w:pPr>
        <w:spacing w:after="200" w:line="276" w:lineRule="auto"/>
        <w:jc w:val="left"/>
        <w:rPr>
          <w:rFonts w:ascii="Times New Roman" w:hAnsi="Times New Roman"/>
          <w:i/>
        </w:rPr>
      </w:pPr>
      <w:r>
        <w:br w:type="page"/>
      </w:r>
    </w:p>
    <w:p w14:paraId="1B5FE826" w14:textId="77A45639" w:rsidR="00C47266" w:rsidRPr="000B28EF" w:rsidRDefault="00DF6BF0" w:rsidP="00011673">
      <w:pPr>
        <w:pStyle w:val="Kop1"/>
      </w:pPr>
      <w:bookmarkStart w:id="3" w:name="_Toc185802127"/>
      <w:r w:rsidRPr="001B7735">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781"/>
        <w:gridCol w:w="1280"/>
        <w:gridCol w:w="1413"/>
        <w:gridCol w:w="1303"/>
        <w:gridCol w:w="4598"/>
      </w:tblGrid>
      <w:tr w:rsidR="00C1207D" w:rsidRPr="000B28EF" w14:paraId="6A55838B" w14:textId="77777777" w:rsidTr="00C1207D">
        <w:trPr>
          <w:trHeight w:val="397"/>
          <w:tblHeader/>
        </w:trPr>
        <w:tc>
          <w:tcPr>
            <w:tcW w:w="78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16A3DE68" w14:textId="77777777" w:rsidR="00AE6C11" w:rsidRPr="000B28EF" w:rsidRDefault="00AE6C11" w:rsidP="0067683E">
            <w:pPr>
              <w:pStyle w:val="Paragraph1"/>
              <w:spacing w:before="120"/>
              <w:ind w:left="0"/>
              <w:jc w:val="center"/>
              <w:rPr>
                <w:color w:val="FFFFFF" w:themeColor="background1"/>
                <w:sz w:val="18"/>
                <w:lang w:val="nl-NL"/>
              </w:rPr>
            </w:pPr>
            <w:r w:rsidRPr="000B28EF">
              <w:rPr>
                <w:color w:val="FFFFFF" w:themeColor="background1"/>
                <w:sz w:val="18"/>
                <w:lang w:val="nl-NL"/>
              </w:rPr>
              <w:t>Nr.</w:t>
            </w:r>
          </w:p>
        </w:tc>
        <w:tc>
          <w:tcPr>
            <w:tcW w:w="128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46F1487" w14:textId="77777777" w:rsidR="00AE6C11" w:rsidRPr="000B28EF" w:rsidRDefault="00AE6C11" w:rsidP="0067683E">
            <w:pPr>
              <w:pStyle w:val="Paragraph1"/>
              <w:spacing w:before="120"/>
              <w:ind w:left="0"/>
              <w:jc w:val="center"/>
              <w:rPr>
                <w:color w:val="FFFFFF" w:themeColor="background1"/>
                <w:sz w:val="18"/>
                <w:lang w:val="nl-NL"/>
              </w:rPr>
            </w:pPr>
            <w:r w:rsidRPr="000B28EF">
              <w:rPr>
                <w:color w:val="FFFFFF" w:themeColor="background1"/>
                <w:sz w:val="18"/>
                <w:lang w:val="nl-NL"/>
              </w:rPr>
              <w:t>Datum</w:t>
            </w:r>
          </w:p>
        </w:tc>
        <w:tc>
          <w:tcPr>
            <w:tcW w:w="141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1B6D8060" w14:textId="77777777" w:rsidR="00AE6C11" w:rsidRPr="000B28EF" w:rsidRDefault="00AE6C11" w:rsidP="0067683E">
            <w:pPr>
              <w:pStyle w:val="Paragraph1"/>
              <w:spacing w:before="120"/>
              <w:ind w:left="0"/>
              <w:jc w:val="center"/>
              <w:rPr>
                <w:color w:val="FFFFFF" w:themeColor="background1"/>
                <w:sz w:val="18"/>
                <w:lang w:val="nl-NL"/>
              </w:rPr>
            </w:pPr>
            <w:r w:rsidRPr="000B28EF">
              <w:rPr>
                <w:color w:val="FFFFFF" w:themeColor="background1"/>
                <w:sz w:val="18"/>
                <w:lang w:val="nl-NL"/>
              </w:rPr>
              <w:t>Verspreiding</w:t>
            </w:r>
          </w:p>
        </w:tc>
        <w:tc>
          <w:tcPr>
            <w:tcW w:w="13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2E592C77" w14:textId="5FEF1302" w:rsidR="00AE6C11" w:rsidRPr="000B28EF" w:rsidRDefault="00AE6C11" w:rsidP="00C1207D">
            <w:pPr>
              <w:pStyle w:val="Paragraph1"/>
              <w:tabs>
                <w:tab w:val="left" w:pos="2003"/>
              </w:tabs>
              <w:spacing w:before="120"/>
              <w:ind w:left="-533" w:firstLine="533"/>
              <w:jc w:val="center"/>
              <w:rPr>
                <w:color w:val="FFFFFF" w:themeColor="background1"/>
                <w:sz w:val="18"/>
                <w:lang w:val="nl-NL"/>
              </w:rPr>
            </w:pPr>
            <w:r>
              <w:rPr>
                <w:color w:val="FFFFFF" w:themeColor="background1"/>
                <w:sz w:val="18"/>
                <w:lang w:val="nl-NL"/>
              </w:rPr>
              <w:t>Status</w:t>
            </w:r>
          </w:p>
        </w:tc>
        <w:tc>
          <w:tcPr>
            <w:tcW w:w="4598"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24B92BA" w14:textId="2B712304" w:rsidR="00AE6C11" w:rsidRPr="000B28EF" w:rsidRDefault="00AE6C11" w:rsidP="0067683E">
            <w:pPr>
              <w:pStyle w:val="Paragraph1"/>
              <w:spacing w:before="120"/>
              <w:ind w:left="0"/>
              <w:jc w:val="center"/>
              <w:rPr>
                <w:color w:val="FFFFFF" w:themeColor="background1"/>
                <w:sz w:val="18"/>
                <w:lang w:val="nl-NL"/>
              </w:rPr>
            </w:pPr>
            <w:r w:rsidRPr="000B28EF">
              <w:rPr>
                <w:color w:val="FFFFFF" w:themeColor="background1"/>
                <w:sz w:val="18"/>
                <w:lang w:val="nl-NL"/>
              </w:rPr>
              <w:t>Wijziging</w:t>
            </w:r>
          </w:p>
        </w:tc>
      </w:tr>
      <w:tr w:rsidR="00C1207D" w:rsidRPr="000B28EF" w14:paraId="5B510A62" w14:textId="77777777" w:rsidTr="00C1207D">
        <w:tc>
          <w:tcPr>
            <w:tcW w:w="781" w:type="dxa"/>
            <w:tcBorders>
              <w:top w:val="single" w:sz="18" w:space="0" w:color="FFFFFF" w:themeColor="background1"/>
            </w:tcBorders>
          </w:tcPr>
          <w:p w14:paraId="62C87088" w14:textId="77777777" w:rsidR="00AE6C11" w:rsidRPr="000B28EF" w:rsidRDefault="00AE6C11" w:rsidP="004C4838">
            <w:pPr>
              <w:pStyle w:val="Paragraph1"/>
              <w:ind w:left="0"/>
              <w:jc w:val="left"/>
              <w:rPr>
                <w:sz w:val="18"/>
                <w:lang w:val="nl-NL"/>
              </w:rPr>
            </w:pPr>
            <w:r w:rsidRPr="000B28EF">
              <w:rPr>
                <w:sz w:val="18"/>
                <w:lang w:val="nl-NL"/>
              </w:rPr>
              <w:t>0.01</w:t>
            </w:r>
          </w:p>
        </w:tc>
        <w:tc>
          <w:tcPr>
            <w:tcW w:w="1280" w:type="dxa"/>
            <w:tcBorders>
              <w:top w:val="single" w:sz="18" w:space="0" w:color="FFFFFF" w:themeColor="background1"/>
            </w:tcBorders>
          </w:tcPr>
          <w:p w14:paraId="3EB71279" w14:textId="6628C5BD" w:rsidR="00AE6C11" w:rsidRPr="000B28EF" w:rsidRDefault="00AE6C11" w:rsidP="004C4838">
            <w:pPr>
              <w:pStyle w:val="Paragraph1"/>
              <w:ind w:left="0"/>
              <w:jc w:val="left"/>
              <w:rPr>
                <w:sz w:val="18"/>
                <w:lang w:val="nl-NL"/>
              </w:rPr>
            </w:pPr>
            <w:r w:rsidRPr="000B28EF">
              <w:rPr>
                <w:sz w:val="18"/>
                <w:lang w:val="nl-NL"/>
              </w:rPr>
              <w:t>202</w:t>
            </w:r>
            <w:r w:rsidR="00A277AE">
              <w:rPr>
                <w:sz w:val="18"/>
                <w:lang w:val="nl-NL"/>
              </w:rPr>
              <w:t>4</w:t>
            </w:r>
            <w:r w:rsidRPr="000B28EF">
              <w:rPr>
                <w:sz w:val="18"/>
                <w:lang w:val="nl-NL"/>
              </w:rPr>
              <w:t>-</w:t>
            </w:r>
            <w:r w:rsidR="00A277AE">
              <w:rPr>
                <w:sz w:val="18"/>
                <w:lang w:val="nl-NL"/>
              </w:rPr>
              <w:t>12</w:t>
            </w:r>
            <w:r w:rsidRPr="000B28EF">
              <w:rPr>
                <w:sz w:val="18"/>
                <w:lang w:val="nl-NL"/>
              </w:rPr>
              <w:t>-</w:t>
            </w:r>
            <w:r w:rsidR="002C1FEB">
              <w:rPr>
                <w:sz w:val="18"/>
                <w:lang w:val="nl-NL"/>
              </w:rPr>
              <w:t>19</w:t>
            </w:r>
          </w:p>
        </w:tc>
        <w:tc>
          <w:tcPr>
            <w:tcW w:w="1413" w:type="dxa"/>
            <w:tcBorders>
              <w:top w:val="single" w:sz="18" w:space="0" w:color="FFFFFF" w:themeColor="background1"/>
            </w:tcBorders>
          </w:tcPr>
          <w:p w14:paraId="32242616" w14:textId="50A5DCF3" w:rsidR="00AE6C11" w:rsidRPr="000B28EF" w:rsidRDefault="00A277AE" w:rsidP="004C4838">
            <w:pPr>
              <w:pStyle w:val="Paragraph1"/>
              <w:ind w:left="0"/>
              <w:jc w:val="left"/>
              <w:rPr>
                <w:sz w:val="18"/>
                <w:lang w:val="nl-NL"/>
              </w:rPr>
            </w:pPr>
            <w:r>
              <w:rPr>
                <w:sz w:val="18"/>
                <w:lang w:val="nl-NL"/>
              </w:rPr>
              <w:t>Jan Cuypers</w:t>
            </w:r>
          </w:p>
        </w:tc>
        <w:tc>
          <w:tcPr>
            <w:tcW w:w="1303" w:type="dxa"/>
            <w:tcBorders>
              <w:top w:val="single" w:sz="18" w:space="0" w:color="FFFFFF" w:themeColor="background1"/>
            </w:tcBorders>
          </w:tcPr>
          <w:p w14:paraId="0E3C68A2" w14:textId="386B4DED" w:rsidR="00AE6C11" w:rsidRPr="000B28EF" w:rsidRDefault="00AE6C11" w:rsidP="004C4838">
            <w:pPr>
              <w:pStyle w:val="Paragraph1"/>
              <w:ind w:left="0"/>
              <w:jc w:val="left"/>
              <w:rPr>
                <w:sz w:val="18"/>
                <w:lang w:val="nl-NL"/>
              </w:rPr>
            </w:pPr>
            <w:r>
              <w:rPr>
                <w:sz w:val="18"/>
                <w:lang w:val="nl-NL"/>
              </w:rPr>
              <w:t>Eerste draft</w:t>
            </w:r>
          </w:p>
        </w:tc>
        <w:tc>
          <w:tcPr>
            <w:tcW w:w="4598" w:type="dxa"/>
            <w:tcBorders>
              <w:top w:val="single" w:sz="18" w:space="0" w:color="FFFFFF" w:themeColor="background1"/>
            </w:tcBorders>
          </w:tcPr>
          <w:p w14:paraId="1FC17BFF" w14:textId="6FCF24A7" w:rsidR="00AE6C11" w:rsidRPr="000B28EF" w:rsidRDefault="00A277AE" w:rsidP="004C4838">
            <w:pPr>
              <w:pStyle w:val="Paragraph1"/>
              <w:ind w:left="0"/>
              <w:jc w:val="left"/>
              <w:rPr>
                <w:sz w:val="18"/>
                <w:lang w:val="nl-NL"/>
              </w:rPr>
            </w:pPr>
            <w:r>
              <w:rPr>
                <w:sz w:val="18"/>
                <w:lang w:val="nl-NL"/>
              </w:rPr>
              <w:t>Titelpagina, Samenvatting van de opdracht, Architectuur</w:t>
            </w:r>
          </w:p>
        </w:tc>
      </w:tr>
      <w:tr w:rsidR="005A2BDD" w:rsidRPr="000B28EF" w14:paraId="09E3DBB7" w14:textId="77777777" w:rsidTr="00C1207D">
        <w:tc>
          <w:tcPr>
            <w:tcW w:w="781" w:type="dxa"/>
            <w:tcBorders>
              <w:top w:val="single" w:sz="18" w:space="0" w:color="FFFFFF" w:themeColor="background1"/>
            </w:tcBorders>
          </w:tcPr>
          <w:p w14:paraId="290918B7" w14:textId="1A96B487" w:rsidR="005A2BDD" w:rsidRPr="000B28EF" w:rsidRDefault="005A2BDD" w:rsidP="004C4838">
            <w:pPr>
              <w:pStyle w:val="Paragraph1"/>
              <w:ind w:left="0"/>
              <w:jc w:val="left"/>
              <w:rPr>
                <w:sz w:val="18"/>
                <w:lang w:val="nl-NL"/>
              </w:rPr>
            </w:pPr>
            <w:r>
              <w:rPr>
                <w:sz w:val="18"/>
                <w:lang w:val="nl-NL"/>
              </w:rPr>
              <w:t>0.02</w:t>
            </w:r>
          </w:p>
        </w:tc>
        <w:tc>
          <w:tcPr>
            <w:tcW w:w="1280" w:type="dxa"/>
            <w:tcBorders>
              <w:top w:val="single" w:sz="18" w:space="0" w:color="FFFFFF" w:themeColor="background1"/>
            </w:tcBorders>
          </w:tcPr>
          <w:p w14:paraId="5D05DE40" w14:textId="04C92282" w:rsidR="005A2BDD" w:rsidRPr="000B28EF" w:rsidRDefault="005A2BDD" w:rsidP="004C4838">
            <w:pPr>
              <w:pStyle w:val="Paragraph1"/>
              <w:ind w:left="0"/>
              <w:jc w:val="left"/>
              <w:rPr>
                <w:sz w:val="18"/>
                <w:lang w:val="nl-NL"/>
              </w:rPr>
            </w:pPr>
            <w:r>
              <w:rPr>
                <w:sz w:val="18"/>
                <w:lang w:val="nl-NL"/>
              </w:rPr>
              <w:t>2024-12-20</w:t>
            </w:r>
          </w:p>
        </w:tc>
        <w:tc>
          <w:tcPr>
            <w:tcW w:w="1413" w:type="dxa"/>
            <w:tcBorders>
              <w:top w:val="single" w:sz="18" w:space="0" w:color="FFFFFF" w:themeColor="background1"/>
            </w:tcBorders>
          </w:tcPr>
          <w:p w14:paraId="452C18D0" w14:textId="07A66243" w:rsidR="005A2BDD" w:rsidRDefault="005A2BDD" w:rsidP="004C4838">
            <w:pPr>
              <w:pStyle w:val="Paragraph1"/>
              <w:ind w:left="0"/>
              <w:jc w:val="left"/>
              <w:rPr>
                <w:sz w:val="18"/>
                <w:lang w:val="nl-NL"/>
              </w:rPr>
            </w:pPr>
            <w:r>
              <w:rPr>
                <w:sz w:val="18"/>
                <w:lang w:val="nl-NL"/>
              </w:rPr>
              <w:t>Roan Heylen</w:t>
            </w:r>
          </w:p>
        </w:tc>
        <w:tc>
          <w:tcPr>
            <w:tcW w:w="1303" w:type="dxa"/>
            <w:tcBorders>
              <w:top w:val="single" w:sz="18" w:space="0" w:color="FFFFFF" w:themeColor="background1"/>
            </w:tcBorders>
          </w:tcPr>
          <w:p w14:paraId="47C0BC0D" w14:textId="459502E6" w:rsidR="005A2BDD" w:rsidRDefault="005A2BDD" w:rsidP="004C4838">
            <w:pPr>
              <w:pStyle w:val="Paragraph1"/>
              <w:ind w:left="0"/>
              <w:jc w:val="left"/>
              <w:rPr>
                <w:sz w:val="18"/>
                <w:lang w:val="nl-NL"/>
              </w:rPr>
            </w:pPr>
            <w:r>
              <w:rPr>
                <w:sz w:val="18"/>
                <w:lang w:val="nl-NL"/>
              </w:rPr>
              <w:t>Tweede draft</w:t>
            </w:r>
          </w:p>
        </w:tc>
        <w:tc>
          <w:tcPr>
            <w:tcW w:w="4598" w:type="dxa"/>
            <w:tcBorders>
              <w:top w:val="single" w:sz="18" w:space="0" w:color="FFFFFF" w:themeColor="background1"/>
            </w:tcBorders>
          </w:tcPr>
          <w:p w14:paraId="47FB2C6B" w14:textId="3EECC89A" w:rsidR="005A2BDD" w:rsidRDefault="005A2BDD" w:rsidP="004C4838">
            <w:pPr>
              <w:pStyle w:val="Paragraph1"/>
              <w:ind w:left="0"/>
              <w:jc w:val="left"/>
              <w:rPr>
                <w:sz w:val="18"/>
                <w:lang w:val="nl-NL"/>
              </w:rPr>
            </w:pPr>
            <w:r>
              <w:rPr>
                <w:sz w:val="18"/>
                <w:lang w:val="nl-NL"/>
              </w:rPr>
              <w:t xml:space="preserve">Release plan, </w:t>
            </w:r>
            <w:r w:rsidR="00BA17C1">
              <w:rPr>
                <w:sz w:val="18"/>
                <w:lang w:val="nl-NL"/>
              </w:rPr>
              <w:t>technologieën, configuratie</w:t>
            </w:r>
            <w:r w:rsidR="00D94900">
              <w:rPr>
                <w:sz w:val="18"/>
                <w:lang w:val="nl-NL"/>
              </w:rPr>
              <w:t>, API-endpoints</w:t>
            </w:r>
          </w:p>
        </w:tc>
      </w:tr>
      <w:tr w:rsidR="00C56B24" w:rsidRPr="000B28EF" w14:paraId="2DD3D9A6" w14:textId="77777777" w:rsidTr="00C1207D">
        <w:tc>
          <w:tcPr>
            <w:tcW w:w="781" w:type="dxa"/>
            <w:tcBorders>
              <w:top w:val="single" w:sz="18" w:space="0" w:color="FFFFFF" w:themeColor="background1"/>
            </w:tcBorders>
          </w:tcPr>
          <w:p w14:paraId="564677DC" w14:textId="0C522CD2" w:rsidR="00C56B24" w:rsidRDefault="00C56B24" w:rsidP="004C4838">
            <w:pPr>
              <w:pStyle w:val="Paragraph1"/>
              <w:ind w:left="0"/>
              <w:jc w:val="left"/>
              <w:rPr>
                <w:sz w:val="18"/>
                <w:lang w:val="nl-NL"/>
              </w:rPr>
            </w:pPr>
            <w:r>
              <w:rPr>
                <w:sz w:val="18"/>
                <w:lang w:val="nl-NL"/>
              </w:rPr>
              <w:t>0.03</w:t>
            </w:r>
          </w:p>
        </w:tc>
        <w:tc>
          <w:tcPr>
            <w:tcW w:w="1280" w:type="dxa"/>
            <w:tcBorders>
              <w:top w:val="single" w:sz="18" w:space="0" w:color="FFFFFF" w:themeColor="background1"/>
            </w:tcBorders>
          </w:tcPr>
          <w:p w14:paraId="68710E55" w14:textId="66ACB507" w:rsidR="00C56B24" w:rsidRDefault="00C56B24" w:rsidP="004C4838">
            <w:pPr>
              <w:pStyle w:val="Paragraph1"/>
              <w:ind w:left="0"/>
              <w:jc w:val="left"/>
              <w:rPr>
                <w:sz w:val="18"/>
                <w:lang w:val="nl-NL"/>
              </w:rPr>
            </w:pPr>
            <w:r>
              <w:rPr>
                <w:sz w:val="18"/>
                <w:lang w:val="nl-NL"/>
              </w:rPr>
              <w:t>2024-12-</w:t>
            </w:r>
            <w:r w:rsidR="00477586">
              <w:rPr>
                <w:sz w:val="18"/>
                <w:lang w:val="nl-NL"/>
              </w:rPr>
              <w:t>21</w:t>
            </w:r>
          </w:p>
        </w:tc>
        <w:tc>
          <w:tcPr>
            <w:tcW w:w="1413" w:type="dxa"/>
            <w:tcBorders>
              <w:top w:val="single" w:sz="18" w:space="0" w:color="FFFFFF" w:themeColor="background1"/>
            </w:tcBorders>
          </w:tcPr>
          <w:p w14:paraId="543FC3CC" w14:textId="71909872" w:rsidR="00C56B24" w:rsidRDefault="00477586" w:rsidP="004C4838">
            <w:pPr>
              <w:pStyle w:val="Paragraph1"/>
              <w:ind w:left="0"/>
              <w:jc w:val="left"/>
              <w:rPr>
                <w:sz w:val="18"/>
                <w:lang w:val="nl-NL"/>
              </w:rPr>
            </w:pPr>
            <w:r>
              <w:rPr>
                <w:sz w:val="18"/>
                <w:lang w:val="nl-NL"/>
              </w:rPr>
              <w:t>Kobe Vervoort</w:t>
            </w:r>
          </w:p>
        </w:tc>
        <w:tc>
          <w:tcPr>
            <w:tcW w:w="1303" w:type="dxa"/>
            <w:tcBorders>
              <w:top w:val="single" w:sz="18" w:space="0" w:color="FFFFFF" w:themeColor="background1"/>
            </w:tcBorders>
          </w:tcPr>
          <w:p w14:paraId="2D4738AF" w14:textId="34C02CF1" w:rsidR="00C56B24" w:rsidRDefault="00477586" w:rsidP="004C4838">
            <w:pPr>
              <w:pStyle w:val="Paragraph1"/>
              <w:ind w:left="0"/>
              <w:jc w:val="left"/>
              <w:rPr>
                <w:sz w:val="18"/>
                <w:lang w:val="nl-NL"/>
              </w:rPr>
            </w:pPr>
            <w:r>
              <w:rPr>
                <w:sz w:val="18"/>
                <w:lang w:val="nl-NL"/>
              </w:rPr>
              <w:t>Derde draft</w:t>
            </w:r>
          </w:p>
        </w:tc>
        <w:tc>
          <w:tcPr>
            <w:tcW w:w="4598" w:type="dxa"/>
            <w:tcBorders>
              <w:top w:val="single" w:sz="18" w:space="0" w:color="FFFFFF" w:themeColor="background1"/>
            </w:tcBorders>
          </w:tcPr>
          <w:p w14:paraId="205667AB" w14:textId="6DD4836B" w:rsidR="00C56B24" w:rsidRDefault="003B4698" w:rsidP="004C4838">
            <w:pPr>
              <w:pStyle w:val="Paragraph1"/>
              <w:ind w:left="0"/>
              <w:jc w:val="left"/>
              <w:rPr>
                <w:sz w:val="18"/>
                <w:lang w:val="nl-NL"/>
              </w:rPr>
            </w:pPr>
            <w:r>
              <w:rPr>
                <w:sz w:val="18"/>
                <w:lang w:val="nl-NL"/>
              </w:rPr>
              <w:t>Security en autori</w:t>
            </w:r>
            <w:r w:rsidR="003D7677">
              <w:rPr>
                <w:sz w:val="18"/>
                <w:lang w:val="nl-NL"/>
              </w:rPr>
              <w:t>s</w:t>
            </w:r>
            <w:r>
              <w:rPr>
                <w:sz w:val="18"/>
                <w:lang w:val="nl-NL"/>
              </w:rPr>
              <w:t>atierollen</w:t>
            </w:r>
            <w:r w:rsidR="003E3A1A">
              <w:rPr>
                <w:sz w:val="18"/>
                <w:lang w:val="nl-NL"/>
              </w:rPr>
              <w:t>,</w:t>
            </w:r>
            <w:r w:rsidR="001042B1">
              <w:rPr>
                <w:sz w:val="18"/>
                <w:lang w:val="nl-NL"/>
              </w:rPr>
              <w:t xml:space="preserve"> externe systeeminterfaces</w:t>
            </w:r>
            <w:r w:rsidR="003E3A1A">
              <w:rPr>
                <w:sz w:val="18"/>
                <w:lang w:val="nl-NL"/>
              </w:rPr>
              <w:t xml:space="preserve"> &amp; klassediagram</w:t>
            </w:r>
          </w:p>
        </w:tc>
      </w:tr>
      <w:tr w:rsidR="00C1207D" w:rsidRPr="000B28EF" w14:paraId="680BBBD7" w14:textId="77777777" w:rsidTr="00C1207D">
        <w:tc>
          <w:tcPr>
            <w:tcW w:w="781" w:type="dxa"/>
            <w:tcBorders>
              <w:bottom w:val="single" w:sz="18" w:space="0" w:color="C00000"/>
            </w:tcBorders>
          </w:tcPr>
          <w:p w14:paraId="27B99E8C" w14:textId="77777777" w:rsidR="00AE6C11" w:rsidRPr="000B28EF" w:rsidRDefault="00AE6C11" w:rsidP="004C4838">
            <w:pPr>
              <w:pStyle w:val="Paragraph1"/>
              <w:ind w:left="0"/>
              <w:jc w:val="left"/>
              <w:rPr>
                <w:sz w:val="18"/>
                <w:lang w:val="nl-NL"/>
              </w:rPr>
            </w:pPr>
            <w:r w:rsidRPr="000B28EF">
              <w:rPr>
                <w:sz w:val="18"/>
                <w:lang w:val="nl-NL"/>
              </w:rPr>
              <w:t>1.00</w:t>
            </w:r>
          </w:p>
        </w:tc>
        <w:tc>
          <w:tcPr>
            <w:tcW w:w="1280" w:type="dxa"/>
            <w:tcBorders>
              <w:bottom w:val="single" w:sz="18" w:space="0" w:color="C00000"/>
            </w:tcBorders>
          </w:tcPr>
          <w:p w14:paraId="08BEE628" w14:textId="4954121E" w:rsidR="00AE6C11" w:rsidRPr="000B28EF" w:rsidRDefault="00AE6C11" w:rsidP="004C4838">
            <w:pPr>
              <w:pStyle w:val="Paragraph1"/>
              <w:ind w:left="0"/>
              <w:jc w:val="left"/>
              <w:rPr>
                <w:sz w:val="18"/>
                <w:lang w:val="nl-NL"/>
              </w:rPr>
            </w:pPr>
            <w:r w:rsidRPr="000B28EF">
              <w:rPr>
                <w:sz w:val="18"/>
                <w:lang w:val="nl-NL"/>
              </w:rPr>
              <w:t>202</w:t>
            </w:r>
            <w:r w:rsidR="005B40C5">
              <w:rPr>
                <w:sz w:val="18"/>
                <w:lang w:val="nl-NL"/>
              </w:rPr>
              <w:t>4-12-22</w:t>
            </w:r>
          </w:p>
        </w:tc>
        <w:tc>
          <w:tcPr>
            <w:tcW w:w="1413" w:type="dxa"/>
            <w:tcBorders>
              <w:bottom w:val="single" w:sz="18" w:space="0" w:color="C00000"/>
            </w:tcBorders>
          </w:tcPr>
          <w:p w14:paraId="413ACF27" w14:textId="77777777" w:rsidR="00AE6C11" w:rsidRDefault="00DC7A02" w:rsidP="004C4838">
            <w:pPr>
              <w:pStyle w:val="Paragraph1"/>
              <w:ind w:left="0"/>
              <w:jc w:val="left"/>
              <w:rPr>
                <w:sz w:val="18"/>
                <w:lang w:val="nl-NL"/>
              </w:rPr>
            </w:pPr>
            <w:r>
              <w:rPr>
                <w:sz w:val="18"/>
                <w:lang w:val="nl-NL"/>
              </w:rPr>
              <w:t>Kobe Vervoort</w:t>
            </w:r>
          </w:p>
          <w:p w14:paraId="2B9E74AC" w14:textId="77777777" w:rsidR="00DC7A02" w:rsidRDefault="00DC7A02" w:rsidP="004C4838">
            <w:pPr>
              <w:pStyle w:val="Paragraph1"/>
              <w:ind w:left="0"/>
              <w:jc w:val="left"/>
              <w:rPr>
                <w:sz w:val="18"/>
                <w:lang w:val="nl-NL"/>
              </w:rPr>
            </w:pPr>
            <w:r>
              <w:rPr>
                <w:sz w:val="18"/>
                <w:lang w:val="nl-NL"/>
              </w:rPr>
              <w:t>Jan Cuypers</w:t>
            </w:r>
          </w:p>
          <w:p w14:paraId="4ACC951E" w14:textId="77777777" w:rsidR="00DC7A02" w:rsidRDefault="00DC7A02" w:rsidP="004C4838">
            <w:pPr>
              <w:pStyle w:val="Paragraph1"/>
              <w:ind w:left="0"/>
              <w:jc w:val="left"/>
              <w:rPr>
                <w:sz w:val="18"/>
                <w:lang w:val="nl-NL"/>
              </w:rPr>
            </w:pPr>
            <w:r>
              <w:rPr>
                <w:sz w:val="18"/>
                <w:lang w:val="nl-NL"/>
              </w:rPr>
              <w:t>Roan Heylen</w:t>
            </w:r>
          </w:p>
          <w:p w14:paraId="17CAD601" w14:textId="67DA7DBC" w:rsidR="00AE6C11" w:rsidRPr="000B28EF" w:rsidRDefault="00DC7A02" w:rsidP="004C4838">
            <w:pPr>
              <w:pStyle w:val="Paragraph1"/>
              <w:ind w:left="0"/>
              <w:jc w:val="left"/>
              <w:rPr>
                <w:sz w:val="18"/>
                <w:lang w:val="nl-NL"/>
              </w:rPr>
            </w:pPr>
            <w:r>
              <w:rPr>
                <w:sz w:val="18"/>
                <w:lang w:val="nl-NL"/>
              </w:rPr>
              <w:t>Yelko Henri</w:t>
            </w:r>
          </w:p>
        </w:tc>
        <w:tc>
          <w:tcPr>
            <w:tcW w:w="1303" w:type="dxa"/>
            <w:tcBorders>
              <w:bottom w:val="single" w:sz="18" w:space="0" w:color="C00000"/>
            </w:tcBorders>
          </w:tcPr>
          <w:p w14:paraId="5B66ADBA" w14:textId="7DD7253D" w:rsidR="00AE6C11" w:rsidRPr="000B28EF" w:rsidRDefault="00AE6C11" w:rsidP="003D7E68">
            <w:pPr>
              <w:pStyle w:val="Paragraph1"/>
              <w:ind w:left="0"/>
              <w:jc w:val="left"/>
              <w:rPr>
                <w:sz w:val="18"/>
                <w:lang w:val="nl-NL"/>
              </w:rPr>
            </w:pPr>
            <w:r>
              <w:rPr>
                <w:sz w:val="18"/>
                <w:lang w:val="nl-NL"/>
              </w:rPr>
              <w:t>Finale versie</w:t>
            </w:r>
          </w:p>
        </w:tc>
        <w:tc>
          <w:tcPr>
            <w:tcW w:w="4598" w:type="dxa"/>
            <w:tcBorders>
              <w:bottom w:val="single" w:sz="18" w:space="0" w:color="C00000"/>
            </w:tcBorders>
          </w:tcPr>
          <w:p w14:paraId="047E8E8C" w14:textId="26874E4B" w:rsidR="00AE6C11" w:rsidRPr="000B28EF" w:rsidRDefault="00AE6C11" w:rsidP="003D7E68">
            <w:pPr>
              <w:pStyle w:val="Paragraph1"/>
              <w:ind w:left="0"/>
              <w:jc w:val="left"/>
              <w:rPr>
                <w:sz w:val="18"/>
                <w:lang w:val="nl-NL"/>
              </w:rPr>
            </w:pPr>
          </w:p>
        </w:tc>
      </w:tr>
    </w:tbl>
    <w:p w14:paraId="5BE5C532" w14:textId="77777777" w:rsidR="003D7E68" w:rsidRPr="000B28EF" w:rsidRDefault="000B28EF" w:rsidP="003D7E68">
      <w:pPr>
        <w:pStyle w:val="Kop1"/>
      </w:pPr>
      <w:bookmarkStart w:id="4" w:name="_Toc185802128"/>
      <w:r w:rsidRPr="000B28EF">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0B28EF" w:rsidRPr="000B28EF" w14:paraId="7667D249" w14:textId="77777777" w:rsidTr="000B28EF">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CEB4B25" w14:textId="77777777" w:rsidR="000B28EF" w:rsidRPr="000B28EF" w:rsidRDefault="000B28EF" w:rsidP="003B6713">
            <w:pPr>
              <w:pStyle w:val="Paragraph1"/>
              <w:spacing w:before="120"/>
              <w:ind w:left="0"/>
              <w:jc w:val="center"/>
              <w:rPr>
                <w:color w:val="FFFFFF" w:themeColor="background1"/>
                <w:sz w:val="18"/>
                <w:szCs w:val="18"/>
                <w:lang w:val="nl-NL"/>
              </w:rPr>
            </w:pPr>
            <w:r w:rsidRPr="000B28EF">
              <w:rPr>
                <w:color w:val="FFFFFF" w:themeColor="background1"/>
                <w:sz w:val="18"/>
                <w:szCs w:val="18"/>
                <w:lang w:val="nl-NL"/>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D40319E" w14:textId="77777777" w:rsidR="000B28EF" w:rsidRPr="000B28EF" w:rsidRDefault="000B28EF" w:rsidP="003B6713">
            <w:pPr>
              <w:pStyle w:val="Paragraph1"/>
              <w:spacing w:before="120"/>
              <w:ind w:left="0"/>
              <w:jc w:val="center"/>
              <w:rPr>
                <w:color w:val="FFFFFF" w:themeColor="background1"/>
                <w:sz w:val="18"/>
                <w:szCs w:val="18"/>
                <w:lang w:val="nl-NL"/>
              </w:rPr>
            </w:pPr>
            <w:r w:rsidRPr="000B28EF">
              <w:rPr>
                <w:color w:val="FFFFFF" w:themeColor="background1"/>
                <w:sz w:val="18"/>
                <w:szCs w:val="18"/>
                <w:lang w:val="nl-NL"/>
              </w:rPr>
              <w:t>Omschrijving</w:t>
            </w:r>
          </w:p>
        </w:tc>
      </w:tr>
      <w:tr w:rsidR="000B28EF" w:rsidRPr="000B28EF" w14:paraId="375F3E49" w14:textId="77777777" w:rsidTr="000B28EF">
        <w:tc>
          <w:tcPr>
            <w:tcW w:w="1820" w:type="dxa"/>
            <w:tcBorders>
              <w:top w:val="single" w:sz="18" w:space="0" w:color="FFFFFF" w:themeColor="background1"/>
            </w:tcBorders>
          </w:tcPr>
          <w:p w14:paraId="39861F92" w14:textId="283A86DB" w:rsidR="000B28EF" w:rsidRPr="000B28EF" w:rsidRDefault="00027190" w:rsidP="000B28EF">
            <w:pPr>
              <w:spacing w:after="0"/>
              <w:rPr>
                <w:sz w:val="18"/>
                <w:szCs w:val="18"/>
              </w:rPr>
            </w:pPr>
            <w:r>
              <w:rPr>
                <w:sz w:val="18"/>
                <w:szCs w:val="18"/>
              </w:rPr>
              <w:t>CI/CD</w:t>
            </w:r>
          </w:p>
        </w:tc>
        <w:tc>
          <w:tcPr>
            <w:tcW w:w="7371" w:type="dxa"/>
            <w:tcBorders>
              <w:top w:val="single" w:sz="18" w:space="0" w:color="FFFFFF" w:themeColor="background1"/>
            </w:tcBorders>
          </w:tcPr>
          <w:p w14:paraId="4AE9A385" w14:textId="0C110066" w:rsidR="000B28EF" w:rsidRPr="000B28EF" w:rsidRDefault="00A025BE" w:rsidP="000B28EF">
            <w:pPr>
              <w:spacing w:after="0"/>
              <w:rPr>
                <w:sz w:val="18"/>
                <w:szCs w:val="18"/>
              </w:rPr>
            </w:pPr>
            <w:r>
              <w:rPr>
                <w:sz w:val="18"/>
                <w:szCs w:val="18"/>
                <w:lang w:val="en-US"/>
              </w:rPr>
              <w:t xml:space="preserve">Continuous Integration / </w:t>
            </w:r>
            <w:r w:rsidR="00615657">
              <w:rPr>
                <w:sz w:val="18"/>
                <w:szCs w:val="18"/>
                <w:lang w:val="en-US"/>
              </w:rPr>
              <w:t>Continuous de</w:t>
            </w:r>
            <w:r w:rsidR="005B7103">
              <w:rPr>
                <w:sz w:val="18"/>
                <w:szCs w:val="18"/>
                <w:lang w:val="en-US"/>
              </w:rPr>
              <w:t>ployment</w:t>
            </w:r>
            <w:r w:rsidR="000B28EF" w:rsidRPr="000B28EF">
              <w:rPr>
                <w:sz w:val="18"/>
                <w:szCs w:val="18"/>
              </w:rPr>
              <w:t xml:space="preserve"> </w:t>
            </w:r>
          </w:p>
        </w:tc>
      </w:tr>
    </w:tbl>
    <w:p w14:paraId="672A6659" w14:textId="77777777" w:rsidR="003D7E68" w:rsidRPr="000B28EF" w:rsidRDefault="003D7E68" w:rsidP="003D7E68">
      <w:pPr>
        <w:rPr>
          <w:rFonts w:cs="Arial"/>
          <w:kern w:val="32"/>
          <w:sz w:val="36"/>
          <w:szCs w:val="26"/>
        </w:rPr>
      </w:pPr>
      <w:r w:rsidRPr="000B28EF">
        <w:br w:type="page"/>
      </w:r>
    </w:p>
    <w:p w14:paraId="3F07B134" w14:textId="59DB5E90" w:rsidR="00FF78EC" w:rsidRPr="00DC223D" w:rsidRDefault="00FF78EC" w:rsidP="002B5A11">
      <w:pPr>
        <w:pStyle w:val="Kop1"/>
        <w:numPr>
          <w:ilvl w:val="0"/>
          <w:numId w:val="16"/>
        </w:numPr>
      </w:pPr>
      <w:bookmarkStart w:id="5" w:name="_Toc378765630"/>
      <w:bookmarkStart w:id="6" w:name="_Toc476986029"/>
      <w:bookmarkStart w:id="7" w:name="_Toc477060715"/>
      <w:bookmarkStart w:id="8" w:name="_Toc477244794"/>
      <w:bookmarkStart w:id="9" w:name="_Toc477766233"/>
      <w:bookmarkStart w:id="10" w:name="_Toc519317875"/>
      <w:bookmarkStart w:id="11" w:name="_Toc69866611"/>
      <w:bookmarkStart w:id="12" w:name="_Toc185802129"/>
      <w:bookmarkEnd w:id="2"/>
      <w:r w:rsidRPr="00DC223D">
        <w:lastRenderedPageBreak/>
        <w:t>Samenvatting</w:t>
      </w:r>
      <w:bookmarkEnd w:id="5"/>
      <w:r w:rsidR="0072310C">
        <w:t xml:space="preserve"> van de opdracht</w:t>
      </w:r>
      <w:bookmarkEnd w:id="12"/>
    </w:p>
    <w:p w14:paraId="187AF017" w14:textId="66883FC9" w:rsidR="006038DB" w:rsidRDefault="00A51B37" w:rsidP="006D736B">
      <w:pPr>
        <w:pStyle w:val="Plattetekstinspringen"/>
        <w:ind w:left="0"/>
      </w:pPr>
      <w:r>
        <w:t xml:space="preserve">GATAM is een organisatie </w:t>
      </w:r>
      <w:r w:rsidR="006D736B">
        <w:t>die</w:t>
      </w:r>
      <w:r>
        <w:t xml:space="preserve"> zich inzet voor mensen </w:t>
      </w:r>
      <w:r w:rsidR="00B20554">
        <w:t xml:space="preserve">die het label een grote afstand tot de arbeidsmarkt toegekend krijgen. </w:t>
      </w:r>
      <w:r w:rsidR="00194DE0">
        <w:t xml:space="preserve">Ze helpen deze mensen </w:t>
      </w:r>
      <w:r w:rsidR="00C2729F">
        <w:t xml:space="preserve">bij contactmomenten, waarbij er opgemerkt werd dat </w:t>
      </w:r>
      <w:r w:rsidR="005E0689">
        <w:t>GATAM</w:t>
      </w:r>
      <w:r w:rsidR="00C2729F">
        <w:t xml:space="preserve"> liever ook </w:t>
      </w:r>
      <w:r w:rsidR="00366177">
        <w:t xml:space="preserve">wat interactie buiten deze momenten wouden. </w:t>
      </w:r>
      <w:r w:rsidR="00283279">
        <w:t xml:space="preserve">Dit wegens er anders </w:t>
      </w:r>
      <w:r w:rsidR="00AE3993">
        <w:t>een tijd altijd tussen zat dat ze actief konden vooruitgaan.</w:t>
      </w:r>
    </w:p>
    <w:p w14:paraId="3582098A" w14:textId="39A266EA" w:rsidR="00D86C8B" w:rsidRDefault="00D86C8B" w:rsidP="00D86C8B">
      <w:pPr>
        <w:pStyle w:val="Plattetekstinspringen"/>
        <w:ind w:left="0"/>
      </w:pPr>
    </w:p>
    <w:p w14:paraId="58D6865B" w14:textId="7411C00D" w:rsidR="00D86C8B" w:rsidRPr="006038DB" w:rsidRDefault="00D86C8B" w:rsidP="00D86C8B">
      <w:pPr>
        <w:pStyle w:val="Plattetekstinspringen"/>
        <w:ind w:left="0"/>
      </w:pPr>
      <w:r>
        <w:t xml:space="preserve">GATAM kwam op met het idee voor een applicatie waarbij trajectvolgers modules kunnen oplossen met vragen </w:t>
      </w:r>
      <w:r w:rsidR="00A46C97">
        <w:t>erin</w:t>
      </w:r>
      <w:r>
        <w:t xml:space="preserve">. </w:t>
      </w:r>
      <w:r w:rsidR="00A46C97">
        <w:t>Zo kunnen trajectvolgers buiten de contacturen nog altijd actief geëngageerd worden.</w:t>
      </w:r>
      <w:r w:rsidR="00B75DE0">
        <w:t xml:space="preserve"> </w:t>
      </w:r>
      <w:r w:rsidR="00850CB7" w:rsidRPr="00850CB7">
        <w:t>Hierbij werden de studenten van AP Hogeschool ingeschakeld om een applicatie te ontwikkelen die het volgende mogelijk maakt: modules met vragen</w:t>
      </w:r>
      <w:r w:rsidR="003F1A0F">
        <w:t xml:space="preserve"> erin</w:t>
      </w:r>
      <w:r w:rsidR="00850CB7" w:rsidRPr="00850CB7">
        <w:t xml:space="preserve"> aanmaken, de vooruitgang en opvolging van deze modules bekijken, en een infrastructuur bieden om </w:t>
      </w:r>
      <w:r w:rsidR="003F1A0F">
        <w:t xml:space="preserve">deze </w:t>
      </w:r>
      <w:r w:rsidR="00850CB7" w:rsidRPr="00850CB7">
        <w:t>modules te creëren en gebruikers te beheren</w:t>
      </w:r>
      <w:r w:rsidR="003F1A0F">
        <w:t>.</w:t>
      </w:r>
    </w:p>
    <w:p w14:paraId="2776392D" w14:textId="3353FFAF" w:rsidR="00AD1421" w:rsidRPr="00E83368" w:rsidRDefault="003B0DBB" w:rsidP="00E83368">
      <w:pPr>
        <w:pStyle w:val="Kop1"/>
        <w:numPr>
          <w:ilvl w:val="0"/>
          <w:numId w:val="16"/>
        </w:numPr>
      </w:pPr>
      <w:bookmarkStart w:id="13" w:name="_Toc29979099"/>
      <w:bookmarkStart w:id="14" w:name="_Toc185802130"/>
      <w:bookmarkEnd w:id="6"/>
      <w:bookmarkEnd w:id="7"/>
      <w:bookmarkEnd w:id="8"/>
      <w:bookmarkEnd w:id="9"/>
      <w:bookmarkEnd w:id="10"/>
      <w:r w:rsidRPr="00377530">
        <w:rPr>
          <w:noProof/>
          <w:lang w:val="nl-BE"/>
        </w:rPr>
        <w:drawing>
          <wp:anchor distT="0" distB="0" distL="114300" distR="114300" simplePos="0" relativeHeight="251658241" behindDoc="0" locked="0" layoutInCell="1" allowOverlap="1" wp14:anchorId="64A886E8" wp14:editId="10EC7FD2">
            <wp:simplePos x="0" y="0"/>
            <wp:positionH relativeFrom="margin">
              <wp:posOffset>4499965</wp:posOffset>
            </wp:positionH>
            <wp:positionV relativeFrom="paragraph">
              <wp:posOffset>597436</wp:posOffset>
            </wp:positionV>
            <wp:extent cx="1635760" cy="1739265"/>
            <wp:effectExtent l="0" t="0" r="2540" b="0"/>
            <wp:wrapThrough wrapText="bothSides">
              <wp:wrapPolygon edited="0">
                <wp:start x="0" y="0"/>
                <wp:lineTo x="0" y="21292"/>
                <wp:lineTo x="21382" y="21292"/>
                <wp:lineTo x="21382" y="0"/>
                <wp:lineTo x="0" y="0"/>
              </wp:wrapPolygon>
            </wp:wrapThrough>
            <wp:docPr id="1466160824" name="Afbeelding 1" descr="Afbeelding met tekst, visitekaartje,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0824" name="Afbeelding 1" descr="Afbeelding met tekst, visitekaartje, schermopname, logo&#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5760" cy="1739265"/>
                    </a:xfrm>
                    <a:prstGeom prst="rect">
                      <a:avLst/>
                    </a:prstGeom>
                  </pic:spPr>
                </pic:pic>
              </a:graphicData>
            </a:graphic>
            <wp14:sizeRelH relativeFrom="margin">
              <wp14:pctWidth>0</wp14:pctWidth>
            </wp14:sizeRelH>
            <wp14:sizeRelV relativeFrom="margin">
              <wp14:pctHeight>0</wp14:pctHeight>
            </wp14:sizeRelV>
          </wp:anchor>
        </w:drawing>
      </w:r>
      <w:r w:rsidR="00C619FA">
        <w:t>Impact</w:t>
      </w:r>
      <w:r w:rsidR="0072310C" w:rsidRPr="00DC223D">
        <w:t xml:space="preserve"> op de infrastructuur</w:t>
      </w:r>
      <w:bookmarkEnd w:id="14"/>
    </w:p>
    <w:p w14:paraId="53170457" w14:textId="3CD003D8" w:rsidR="00BA0F3A" w:rsidRDefault="006E4987" w:rsidP="00D15AC9">
      <w:pPr>
        <w:spacing w:after="200" w:line="276" w:lineRule="auto"/>
        <w:jc w:val="left"/>
      </w:pPr>
      <w:r w:rsidRPr="006E4987">
        <w:t xml:space="preserve"> </w:t>
      </w:r>
      <w:r w:rsidR="00127F71" w:rsidRPr="006E4987">
        <w:t>Momenteel heeft GATAM nog geen bestaande infrastructuur</w:t>
      </w:r>
      <w:r w:rsidRPr="006E4987">
        <w:t>, wat betekent</w:t>
      </w:r>
      <w:r w:rsidR="00127F71" w:rsidRPr="006E4987">
        <w:t xml:space="preserve"> dat de infrastructuur nog </w:t>
      </w:r>
      <w:r w:rsidRPr="006E4987">
        <w:t>bepaald moet worden.</w:t>
      </w:r>
      <w:r w:rsidR="00127F71" w:rsidRPr="006E4987">
        <w:t xml:space="preserve"> Hiervoor </w:t>
      </w:r>
      <w:r w:rsidR="00753A74">
        <w:t>werd dus</w:t>
      </w:r>
      <w:r w:rsidRPr="006E4987">
        <w:t xml:space="preserve"> gekozen</w:t>
      </w:r>
      <w:r w:rsidR="00127F71" w:rsidRPr="006E4987">
        <w:t xml:space="preserve"> voor Hetzner. Hetzner </w:t>
      </w:r>
      <w:r w:rsidR="00F52B80">
        <w:t>goedkoper tegenover andere cloud providers</w:t>
      </w:r>
      <w:r w:rsidRPr="006E4987">
        <w:t>,</w:t>
      </w:r>
      <w:r w:rsidR="00F52B80">
        <w:t xml:space="preserve"> en </w:t>
      </w:r>
      <w:r w:rsidR="004F7912">
        <w:t>daardoor</w:t>
      </w:r>
      <w:r w:rsidR="00F52B80">
        <w:t xml:space="preserve"> is er</w:t>
      </w:r>
      <w:r w:rsidR="00127F71" w:rsidRPr="006E4987">
        <w:t xml:space="preserve"> dus</w:t>
      </w:r>
      <w:r w:rsidR="00F52B80">
        <w:t xml:space="preserve"> voor</w:t>
      </w:r>
      <w:r w:rsidR="00127F71" w:rsidRPr="006E4987">
        <w:t xml:space="preserve"> Hetzner Cloud </w:t>
      </w:r>
      <w:r w:rsidRPr="006E4987">
        <w:t>gekozen</w:t>
      </w:r>
      <w:r w:rsidR="00127F71" w:rsidRPr="006E4987">
        <w:t xml:space="preserve">. </w:t>
      </w:r>
    </w:p>
    <w:p w14:paraId="4456C04C" w14:textId="133047D1" w:rsidR="00127F71" w:rsidRPr="00127F71" w:rsidRDefault="006E4987" w:rsidP="00D15AC9">
      <w:pPr>
        <w:spacing w:after="200" w:line="276" w:lineRule="auto"/>
        <w:jc w:val="left"/>
        <w:rPr>
          <w:lang w:val="nl-BE"/>
        </w:rPr>
      </w:pPr>
      <w:r w:rsidRPr="006E4987">
        <w:t xml:space="preserve">Er zijn </w:t>
      </w:r>
      <w:r w:rsidR="00127F71" w:rsidRPr="006E4987">
        <w:t>verschillende plannen</w:t>
      </w:r>
      <w:r w:rsidRPr="006E4987">
        <w:t xml:space="preserve"> beschikbaar:</w:t>
      </w:r>
      <w:r w:rsidR="00127F71" w:rsidRPr="006E4987">
        <w:t xml:space="preserve"> Shared vCPU en Dedicated vCPU</w:t>
      </w:r>
      <w:r w:rsidRPr="006E4987">
        <w:t>. Er wordt gekozen</w:t>
      </w:r>
      <w:r w:rsidR="00127F71" w:rsidRPr="006E4987">
        <w:t xml:space="preserve"> voor een Shared vCPU</w:t>
      </w:r>
      <w:r w:rsidRPr="006E4987">
        <w:t>,</w:t>
      </w:r>
      <w:r w:rsidR="00127F71" w:rsidRPr="006E4987">
        <w:t xml:space="preserve"> omdat deze voldoet aan </w:t>
      </w:r>
      <w:r w:rsidRPr="006E4987">
        <w:t>de behoeften van de</w:t>
      </w:r>
      <w:r w:rsidR="00127F71" w:rsidRPr="006E4987">
        <w:t xml:space="preserve"> applicatie</w:t>
      </w:r>
      <w:r w:rsidRPr="006E4987">
        <w:t>. Bij nader onderzoek blijkt dat de goedkoopste versie voldoende is voor het systeem.</w:t>
      </w:r>
      <w:r w:rsidR="00127F71" w:rsidRPr="00127F71">
        <w:rPr>
          <w:lang w:val="nl-BE"/>
        </w:rPr>
        <w:t xml:space="preserve"> </w:t>
      </w:r>
      <w:r w:rsidR="00191650">
        <w:rPr>
          <w:lang w:val="nl-BE"/>
        </w:rPr>
        <w:t xml:space="preserve">Een ander groot voordeel is dat Hetzner al zijn servers in Europa heeft. Er is keuze uit servers </w:t>
      </w:r>
      <w:r w:rsidR="007303A2">
        <w:rPr>
          <w:lang w:val="nl-BE"/>
        </w:rPr>
        <w:t xml:space="preserve">uit Duitsland en </w:t>
      </w:r>
      <w:r w:rsidR="00027190">
        <w:rPr>
          <w:lang w:val="nl-BE"/>
        </w:rPr>
        <w:t>Finland</w:t>
      </w:r>
      <w:r w:rsidR="007303A2">
        <w:rPr>
          <w:lang w:val="nl-BE"/>
        </w:rPr>
        <w:t xml:space="preserve"> de logische keuze hier zou Duitsland zijn.</w:t>
      </w:r>
    </w:p>
    <w:p w14:paraId="4F1C09F6" w14:textId="77777777" w:rsidR="00127F71" w:rsidRPr="00127F71" w:rsidRDefault="00127F71" w:rsidP="00127F71">
      <w:pPr>
        <w:spacing w:after="200" w:line="276" w:lineRule="auto"/>
        <w:jc w:val="left"/>
        <w:rPr>
          <w:lang w:val="nl-BE"/>
        </w:rPr>
      </w:pPr>
      <w:r w:rsidRPr="00FA2A26">
        <w:rPr>
          <w:noProof/>
          <w:lang w:val="nl-BE"/>
        </w:rPr>
        <w:drawing>
          <wp:inline distT="0" distB="0" distL="0" distR="0" wp14:anchorId="7BF41435" wp14:editId="5DB82A24">
            <wp:extent cx="6130570" cy="601345"/>
            <wp:effectExtent l="0" t="0" r="3810" b="8255"/>
            <wp:docPr id="8290682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8265" name=""/>
                    <pic:cNvPicPr/>
                  </pic:nvPicPr>
                  <pic:blipFill>
                    <a:blip r:embed="rId12"/>
                    <a:stretch>
                      <a:fillRect/>
                    </a:stretch>
                  </pic:blipFill>
                  <pic:spPr>
                    <a:xfrm>
                      <a:off x="0" y="0"/>
                      <a:ext cx="6132658" cy="601550"/>
                    </a:xfrm>
                    <a:prstGeom prst="rect">
                      <a:avLst/>
                    </a:prstGeom>
                  </pic:spPr>
                </pic:pic>
              </a:graphicData>
            </a:graphic>
          </wp:inline>
        </w:drawing>
      </w:r>
      <w:r w:rsidRPr="00127F71">
        <w:rPr>
          <w:lang w:val="nl-BE"/>
        </w:rPr>
        <w:t xml:space="preserve"> </w:t>
      </w:r>
    </w:p>
    <w:p w14:paraId="3FA49AC7" w14:textId="7C8C64BA" w:rsidR="00D9646E" w:rsidRPr="00724498" w:rsidRDefault="00D9646E">
      <w:pPr>
        <w:pStyle w:val="Lijstalinea"/>
        <w:numPr>
          <w:ilvl w:val="0"/>
          <w:numId w:val="16"/>
        </w:numPr>
        <w:spacing w:after="200" w:line="276" w:lineRule="auto"/>
        <w:jc w:val="left"/>
      </w:pPr>
      <w:r w:rsidRPr="00CD5ABA">
        <w:rPr>
          <w:lang w:val="nl-BE"/>
        </w:rPr>
        <w:br w:type="page"/>
      </w:r>
    </w:p>
    <w:p w14:paraId="219D7A3D" w14:textId="22FB9291" w:rsidR="0072310C" w:rsidRDefault="0072310C" w:rsidP="001B1B03">
      <w:pPr>
        <w:pStyle w:val="Kop1"/>
        <w:numPr>
          <w:ilvl w:val="0"/>
          <w:numId w:val="16"/>
        </w:numPr>
      </w:pPr>
      <w:bookmarkStart w:id="15" w:name="_Toc185802131"/>
      <w:r>
        <w:lastRenderedPageBreak/>
        <w:t>Release plan</w:t>
      </w:r>
      <w:bookmarkEnd w:id="15"/>
    </w:p>
    <w:p w14:paraId="6732066F" w14:textId="28039484" w:rsidR="00BB2707" w:rsidRDefault="00A84286" w:rsidP="00BB2707">
      <w:pPr>
        <w:pStyle w:val="Kop2"/>
        <w:numPr>
          <w:ilvl w:val="0"/>
          <w:numId w:val="17"/>
        </w:numPr>
        <w:tabs>
          <w:tab w:val="num" w:pos="0"/>
        </w:tabs>
        <w:ind w:left="0" w:hanging="198"/>
        <w:rPr>
          <w:rStyle w:val="Intensievebenadrukking"/>
        </w:rPr>
      </w:pPr>
      <w:bookmarkStart w:id="16" w:name="_Toc185802132"/>
      <w:r>
        <w:rPr>
          <w:rStyle w:val="Intensievebenadrukking"/>
        </w:rPr>
        <w:t>Stappenplan installatie</w:t>
      </w:r>
      <w:bookmarkEnd w:id="16"/>
    </w:p>
    <w:p w14:paraId="02BCCD9A" w14:textId="65BECBE7" w:rsidR="000956DA" w:rsidRPr="000956DA" w:rsidRDefault="00D80BB6" w:rsidP="000956DA">
      <w:pPr>
        <w:rPr>
          <w:lang w:val="nl-BE" w:eastAsia="nl-BE"/>
        </w:rPr>
      </w:pPr>
      <w:r>
        <w:rPr>
          <w:lang w:val="nl-BE" w:eastAsia="nl-BE"/>
        </w:rPr>
        <w:t>De applicatie kan op 3 manieren opgezet worden:</w:t>
      </w:r>
    </w:p>
    <w:p w14:paraId="3FC08878" w14:textId="359EA9AF" w:rsidR="00D80BB6" w:rsidRDefault="00D80BB6" w:rsidP="00D80BB6">
      <w:pPr>
        <w:pStyle w:val="Lijstalinea"/>
        <w:numPr>
          <w:ilvl w:val="0"/>
          <w:numId w:val="22"/>
        </w:numPr>
        <w:rPr>
          <w:lang w:val="nl-BE" w:eastAsia="nl-BE"/>
        </w:rPr>
      </w:pPr>
      <w:r>
        <w:rPr>
          <w:lang w:val="nl-BE" w:eastAsia="nl-BE"/>
        </w:rPr>
        <w:t>Manueel</w:t>
      </w:r>
    </w:p>
    <w:p w14:paraId="16A0E164" w14:textId="02BE669B" w:rsidR="00D80BB6" w:rsidRDefault="00D80BB6" w:rsidP="00D80BB6">
      <w:pPr>
        <w:pStyle w:val="Lijstalinea"/>
        <w:numPr>
          <w:ilvl w:val="0"/>
          <w:numId w:val="22"/>
        </w:numPr>
        <w:rPr>
          <w:lang w:val="nl-BE" w:eastAsia="nl-BE"/>
        </w:rPr>
      </w:pPr>
      <w:r>
        <w:rPr>
          <w:lang w:val="nl-BE" w:eastAsia="nl-BE"/>
        </w:rPr>
        <w:t>Docker</w:t>
      </w:r>
    </w:p>
    <w:p w14:paraId="761FD244" w14:textId="49157685" w:rsidR="00D64E13" w:rsidRDefault="00D80BB6" w:rsidP="00D64E13">
      <w:pPr>
        <w:pStyle w:val="Lijstalinea"/>
        <w:numPr>
          <w:ilvl w:val="0"/>
          <w:numId w:val="22"/>
        </w:numPr>
        <w:rPr>
          <w:lang w:val="nl-BE" w:eastAsia="nl-BE"/>
        </w:rPr>
      </w:pPr>
      <w:r>
        <w:rPr>
          <w:lang w:val="nl-BE" w:eastAsia="nl-BE"/>
        </w:rPr>
        <w:t>GitLab CI/CD</w:t>
      </w:r>
    </w:p>
    <w:p w14:paraId="5080AA4C" w14:textId="75D71FB9" w:rsidR="001B3727" w:rsidRPr="001B3727" w:rsidRDefault="001B3727" w:rsidP="00F20AD8">
      <w:pPr>
        <w:rPr>
          <w:lang w:val="nl-BE" w:eastAsia="nl-BE"/>
        </w:rPr>
      </w:pPr>
      <w:r>
        <w:rPr>
          <w:lang w:val="nl-BE" w:eastAsia="nl-BE"/>
        </w:rPr>
        <w:t xml:space="preserve">Bij het opzetten van het project moeten er enkele environment </w:t>
      </w:r>
      <w:r w:rsidR="00F20AD8">
        <w:rPr>
          <w:lang w:val="nl-BE" w:eastAsia="nl-BE"/>
        </w:rPr>
        <w:t>variabelen</w:t>
      </w:r>
      <w:r>
        <w:rPr>
          <w:lang w:val="nl-BE" w:eastAsia="nl-BE"/>
        </w:rPr>
        <w:t xml:space="preserve"> worden geconfigureerd:</w:t>
      </w:r>
    </w:p>
    <w:p w14:paraId="53A24573" w14:textId="4A1AA22F" w:rsidR="00EB79B2" w:rsidRPr="006B1159" w:rsidRDefault="00EB79B2" w:rsidP="00EB79B2">
      <w:pPr>
        <w:rPr>
          <w:b/>
          <w:bCs/>
          <w:lang w:val="nl-BE" w:eastAsia="nl-BE"/>
        </w:rPr>
      </w:pPr>
      <w:r w:rsidRPr="006B1159">
        <w:rPr>
          <w:b/>
          <w:bCs/>
          <w:lang w:val="nl-BE" w:eastAsia="nl-BE"/>
        </w:rPr>
        <w:t>Backend</w:t>
      </w:r>
    </w:p>
    <w:tbl>
      <w:tblPr>
        <w:tblStyle w:val="Onopgemaaktetabel5"/>
        <w:tblW w:w="0" w:type="auto"/>
        <w:jc w:val="center"/>
        <w:tblLook w:val="04A0" w:firstRow="1" w:lastRow="0" w:firstColumn="1" w:lastColumn="0" w:noHBand="0" w:noVBand="1"/>
      </w:tblPr>
      <w:tblGrid>
        <w:gridCol w:w="3322"/>
        <w:gridCol w:w="2845"/>
      </w:tblGrid>
      <w:tr w:rsidR="00807863" w:rsidRPr="009F441F" w14:paraId="6A2A1F5A" w14:textId="77777777" w:rsidTr="00807863">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100" w:firstRow="0" w:lastRow="0" w:firstColumn="1" w:lastColumn="0" w:oddVBand="0" w:evenVBand="0" w:oddHBand="0" w:evenHBand="0" w:firstRowFirstColumn="1" w:firstRowLastColumn="0" w:lastRowFirstColumn="0" w:lastRowLastColumn="0"/>
            <w:tcW w:w="3322" w:type="dxa"/>
          </w:tcPr>
          <w:p w14:paraId="74DC8C86" w14:textId="77777777" w:rsidR="00807863" w:rsidRPr="009F441F" w:rsidRDefault="00807863" w:rsidP="00807863">
            <w:pPr>
              <w:spacing w:before="240"/>
              <w:jc w:val="left"/>
              <w:rPr>
                <w:lang w:val="nl-BE" w:eastAsia="nl-BE"/>
              </w:rPr>
            </w:pPr>
            <w:r w:rsidRPr="009F441F">
              <w:rPr>
                <w:lang w:val="nl-BE" w:eastAsia="nl-BE"/>
              </w:rPr>
              <w:t>Key</w:t>
            </w:r>
          </w:p>
        </w:tc>
        <w:tc>
          <w:tcPr>
            <w:tcW w:w="2845" w:type="dxa"/>
          </w:tcPr>
          <w:p w14:paraId="4C07EA83" w14:textId="77777777" w:rsidR="00807863" w:rsidRPr="009F441F" w:rsidRDefault="00807863" w:rsidP="00807863">
            <w:pPr>
              <w:spacing w:before="240"/>
              <w:jc w:val="left"/>
              <w:cnfStyle w:val="100000000000" w:firstRow="1" w:lastRow="0" w:firstColumn="0" w:lastColumn="0" w:oddVBand="0" w:evenVBand="0" w:oddHBand="0" w:evenHBand="0" w:firstRowFirstColumn="0" w:firstRowLastColumn="0" w:lastRowFirstColumn="0" w:lastRowLastColumn="0"/>
              <w:rPr>
                <w:lang w:val="nl-BE" w:eastAsia="nl-BE"/>
              </w:rPr>
            </w:pPr>
            <w:r w:rsidRPr="009F441F">
              <w:rPr>
                <w:lang w:val="nl-BE" w:eastAsia="nl-BE"/>
              </w:rPr>
              <w:t>Uitleg</w:t>
            </w:r>
          </w:p>
        </w:tc>
      </w:tr>
      <w:tr w:rsidR="00807863" w:rsidRPr="009F441F" w14:paraId="7CA3E712" w14:textId="77777777" w:rsidTr="00807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Pr>
          <w:p w14:paraId="6D01B28F" w14:textId="77777777" w:rsidR="00807863" w:rsidRPr="009F441F" w:rsidRDefault="00807863" w:rsidP="006B1159">
            <w:pPr>
              <w:spacing w:before="240"/>
              <w:jc w:val="center"/>
              <w:rPr>
                <w:lang w:val="nl-BE" w:eastAsia="nl-BE"/>
              </w:rPr>
            </w:pPr>
            <w:r>
              <w:rPr>
                <w:lang w:val="nl-BE" w:eastAsia="nl-BE"/>
              </w:rPr>
              <w:t>MSSQLSRV_DB_URL</w:t>
            </w:r>
          </w:p>
        </w:tc>
        <w:tc>
          <w:tcPr>
            <w:tcW w:w="2845" w:type="dxa"/>
          </w:tcPr>
          <w:p w14:paraId="752C033E" w14:textId="5F42DDBF" w:rsidR="00807863" w:rsidRPr="009F441F" w:rsidRDefault="00807863" w:rsidP="006B1159">
            <w:pPr>
              <w:spacing w:before="240"/>
              <w:jc w:val="center"/>
              <w:cnfStyle w:val="000000100000" w:firstRow="0" w:lastRow="0" w:firstColumn="0" w:lastColumn="0" w:oddVBand="0" w:evenVBand="0" w:oddHBand="1" w:evenHBand="0" w:firstRowFirstColumn="0" w:firstRowLastColumn="0" w:lastRowFirstColumn="0" w:lastRowLastColumn="0"/>
              <w:rPr>
                <w:lang w:val="nl-BE" w:eastAsia="nl-BE"/>
              </w:rPr>
            </w:pPr>
            <w:r>
              <w:rPr>
                <w:lang w:val="nl-BE" w:eastAsia="nl-BE"/>
              </w:rPr>
              <w:t xml:space="preserve">De database </w:t>
            </w:r>
            <w:r w:rsidR="006411EA">
              <w:rPr>
                <w:lang w:val="nl-BE" w:eastAsia="nl-BE"/>
              </w:rPr>
              <w:t>connection string</w:t>
            </w:r>
            <w:r>
              <w:rPr>
                <w:lang w:val="nl-BE" w:eastAsia="nl-BE"/>
              </w:rPr>
              <w:t xml:space="preserve"> voor het connecteren met de database</w:t>
            </w:r>
          </w:p>
        </w:tc>
      </w:tr>
      <w:tr w:rsidR="00807863" w:rsidRPr="009F441F" w14:paraId="50945443" w14:textId="77777777" w:rsidTr="00807863">
        <w:trPr>
          <w:jc w:val="center"/>
        </w:trPr>
        <w:tc>
          <w:tcPr>
            <w:cnfStyle w:val="001000000000" w:firstRow="0" w:lastRow="0" w:firstColumn="1" w:lastColumn="0" w:oddVBand="0" w:evenVBand="0" w:oddHBand="0" w:evenHBand="0" w:firstRowFirstColumn="0" w:firstRowLastColumn="0" w:lastRowFirstColumn="0" w:lastRowLastColumn="0"/>
            <w:tcW w:w="3322" w:type="dxa"/>
          </w:tcPr>
          <w:p w14:paraId="36E4A3A9" w14:textId="77777777" w:rsidR="00807863" w:rsidRDefault="00807863" w:rsidP="006B1159">
            <w:pPr>
              <w:spacing w:before="240"/>
              <w:jc w:val="center"/>
              <w:rPr>
                <w:lang w:val="nl-BE" w:eastAsia="nl-BE"/>
              </w:rPr>
            </w:pPr>
            <w:r>
              <w:rPr>
                <w:lang w:val="nl-BE" w:eastAsia="nl-BE"/>
              </w:rPr>
              <w:t>MSSQLSRV_PASSWORD</w:t>
            </w:r>
          </w:p>
        </w:tc>
        <w:tc>
          <w:tcPr>
            <w:tcW w:w="2845" w:type="dxa"/>
          </w:tcPr>
          <w:p w14:paraId="7C6769A0" w14:textId="2340F6AD" w:rsidR="00807863" w:rsidRDefault="00807863" w:rsidP="006B1159">
            <w:pPr>
              <w:spacing w:before="240"/>
              <w:jc w:val="center"/>
              <w:cnfStyle w:val="000000000000" w:firstRow="0" w:lastRow="0" w:firstColumn="0" w:lastColumn="0" w:oddVBand="0" w:evenVBand="0" w:oddHBand="0" w:evenHBand="0" w:firstRowFirstColumn="0" w:firstRowLastColumn="0" w:lastRowFirstColumn="0" w:lastRowLastColumn="0"/>
              <w:rPr>
                <w:lang w:val="nl-BE" w:eastAsia="nl-BE"/>
              </w:rPr>
            </w:pPr>
            <w:r>
              <w:rPr>
                <w:lang w:val="nl-BE" w:eastAsia="nl-BE"/>
              </w:rPr>
              <w:t xml:space="preserve">Het passwoord dat zal gebruikt worden voor het administrator account “sa” in de </w:t>
            </w:r>
            <w:r w:rsidR="009559D7">
              <w:rPr>
                <w:lang w:val="nl-BE" w:eastAsia="nl-BE"/>
              </w:rPr>
              <w:t>MSSQL-database</w:t>
            </w:r>
            <w:r>
              <w:rPr>
                <w:lang w:val="nl-BE" w:eastAsia="nl-BE"/>
              </w:rPr>
              <w:t>.</w:t>
            </w:r>
          </w:p>
        </w:tc>
      </w:tr>
      <w:tr w:rsidR="00807863" w:rsidRPr="009F441F" w14:paraId="61A04BF6" w14:textId="77777777" w:rsidTr="00807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Pr>
          <w:p w14:paraId="65715F1C" w14:textId="77777777" w:rsidR="00807863" w:rsidRDefault="00807863" w:rsidP="006B1159">
            <w:pPr>
              <w:spacing w:before="240"/>
              <w:jc w:val="center"/>
              <w:rPr>
                <w:lang w:val="nl-BE" w:eastAsia="nl-BE"/>
              </w:rPr>
            </w:pPr>
            <w:r>
              <w:rPr>
                <w:lang w:val="nl-BE" w:eastAsia="nl-BE"/>
              </w:rPr>
              <w:t>JwtIssuerSigningKey</w:t>
            </w:r>
          </w:p>
        </w:tc>
        <w:tc>
          <w:tcPr>
            <w:tcW w:w="2845" w:type="dxa"/>
          </w:tcPr>
          <w:p w14:paraId="495AAE08" w14:textId="632434F1" w:rsidR="00807863" w:rsidRDefault="00807863" w:rsidP="006B1159">
            <w:pPr>
              <w:spacing w:before="240"/>
              <w:jc w:val="center"/>
              <w:cnfStyle w:val="000000100000" w:firstRow="0" w:lastRow="0" w:firstColumn="0" w:lastColumn="0" w:oddVBand="0" w:evenVBand="0" w:oddHBand="1" w:evenHBand="0" w:firstRowFirstColumn="0" w:firstRowLastColumn="0" w:lastRowFirstColumn="0" w:lastRowLastColumn="0"/>
              <w:rPr>
                <w:lang w:val="nl-BE" w:eastAsia="nl-BE"/>
              </w:rPr>
            </w:pPr>
            <w:r>
              <w:rPr>
                <w:lang w:val="nl-BE" w:eastAsia="nl-BE"/>
              </w:rPr>
              <w:t xml:space="preserve">De signing key gebruikt voor de </w:t>
            </w:r>
            <w:r w:rsidR="009559D7">
              <w:rPr>
                <w:lang w:val="nl-BE" w:eastAsia="nl-BE"/>
              </w:rPr>
              <w:t>JWT-tokens</w:t>
            </w:r>
            <w:r>
              <w:rPr>
                <w:lang w:val="nl-BE" w:eastAsia="nl-BE"/>
              </w:rPr>
              <w:t>.</w:t>
            </w:r>
          </w:p>
        </w:tc>
      </w:tr>
      <w:tr w:rsidR="00807863" w:rsidRPr="009F441F" w14:paraId="30597BD1" w14:textId="77777777" w:rsidTr="00807863">
        <w:trPr>
          <w:jc w:val="center"/>
        </w:trPr>
        <w:tc>
          <w:tcPr>
            <w:cnfStyle w:val="001000000000" w:firstRow="0" w:lastRow="0" w:firstColumn="1" w:lastColumn="0" w:oddVBand="0" w:evenVBand="0" w:oddHBand="0" w:evenHBand="0" w:firstRowFirstColumn="0" w:firstRowLastColumn="0" w:lastRowFirstColumn="0" w:lastRowLastColumn="0"/>
            <w:tcW w:w="3322" w:type="dxa"/>
          </w:tcPr>
          <w:p w14:paraId="5D8F129A" w14:textId="77777777" w:rsidR="00807863" w:rsidRDefault="00807863" w:rsidP="006B1159">
            <w:pPr>
              <w:spacing w:before="240"/>
              <w:jc w:val="center"/>
              <w:rPr>
                <w:lang w:val="nl-BE" w:eastAsia="nl-BE"/>
              </w:rPr>
            </w:pPr>
            <w:r>
              <w:rPr>
                <w:lang w:val="nl-BE" w:eastAsia="nl-BE"/>
              </w:rPr>
              <w:t>DefaultAdministratorEmail</w:t>
            </w:r>
          </w:p>
        </w:tc>
        <w:tc>
          <w:tcPr>
            <w:tcW w:w="2845" w:type="dxa"/>
          </w:tcPr>
          <w:p w14:paraId="54C98FE9" w14:textId="77777777" w:rsidR="00807863" w:rsidRDefault="00807863" w:rsidP="006B1159">
            <w:pPr>
              <w:spacing w:before="240"/>
              <w:jc w:val="center"/>
              <w:cnfStyle w:val="000000000000" w:firstRow="0" w:lastRow="0" w:firstColumn="0" w:lastColumn="0" w:oddVBand="0" w:evenVBand="0" w:oddHBand="0" w:evenHBand="0" w:firstRowFirstColumn="0" w:firstRowLastColumn="0" w:lastRowFirstColumn="0" w:lastRowLastColumn="0"/>
              <w:rPr>
                <w:lang w:val="nl-BE" w:eastAsia="nl-BE"/>
              </w:rPr>
            </w:pPr>
            <w:r>
              <w:rPr>
                <w:lang w:val="nl-BE" w:eastAsia="nl-BE"/>
              </w:rPr>
              <w:t>De standaard naam voor het administrator email.</w:t>
            </w:r>
          </w:p>
          <w:p w14:paraId="53A2C20C" w14:textId="77777777" w:rsidR="00807863" w:rsidRDefault="00807863" w:rsidP="006B1159">
            <w:pPr>
              <w:spacing w:before="240"/>
              <w:jc w:val="center"/>
              <w:cnfStyle w:val="000000000000" w:firstRow="0" w:lastRow="0" w:firstColumn="0" w:lastColumn="0" w:oddVBand="0" w:evenVBand="0" w:oddHBand="0" w:evenHBand="0" w:firstRowFirstColumn="0" w:firstRowLastColumn="0" w:lastRowFirstColumn="0" w:lastRowLastColumn="0"/>
              <w:rPr>
                <w:lang w:val="nl-BE" w:eastAsia="nl-BE"/>
              </w:rPr>
            </w:pPr>
            <w:r>
              <w:rPr>
                <w:lang w:val="nl-BE" w:eastAsia="nl-BE"/>
              </w:rPr>
              <w:t>Bv: “administrator”</w:t>
            </w:r>
          </w:p>
        </w:tc>
      </w:tr>
      <w:tr w:rsidR="00807863" w:rsidRPr="009F441F" w14:paraId="79A58921" w14:textId="77777777" w:rsidTr="00807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Pr>
          <w:p w14:paraId="73EFDD9C" w14:textId="77777777" w:rsidR="00807863" w:rsidRDefault="00807863" w:rsidP="006B1159">
            <w:pPr>
              <w:spacing w:before="240"/>
              <w:jc w:val="center"/>
              <w:rPr>
                <w:lang w:val="nl-BE" w:eastAsia="nl-BE"/>
              </w:rPr>
            </w:pPr>
            <w:r>
              <w:rPr>
                <w:lang w:val="nl-BE" w:eastAsia="nl-BE"/>
              </w:rPr>
              <w:t>DefaultEmail</w:t>
            </w:r>
          </w:p>
        </w:tc>
        <w:tc>
          <w:tcPr>
            <w:tcW w:w="2845" w:type="dxa"/>
          </w:tcPr>
          <w:p w14:paraId="06FFBA3A" w14:textId="454AB80A" w:rsidR="00807863" w:rsidRDefault="00807863" w:rsidP="006B1159">
            <w:pPr>
              <w:spacing w:before="240"/>
              <w:jc w:val="center"/>
              <w:cnfStyle w:val="000000100000" w:firstRow="0" w:lastRow="0" w:firstColumn="0" w:lastColumn="0" w:oddVBand="0" w:evenVBand="0" w:oddHBand="1" w:evenHBand="0" w:firstRowFirstColumn="0" w:firstRowLastColumn="0" w:lastRowFirstColumn="0" w:lastRowLastColumn="0"/>
              <w:rPr>
                <w:lang w:val="nl-BE" w:eastAsia="nl-BE"/>
              </w:rPr>
            </w:pPr>
            <w:r>
              <w:rPr>
                <w:lang w:val="nl-BE" w:eastAsia="nl-BE"/>
              </w:rPr>
              <w:t>Het prefix voor het standaard email dat gebruikt wordt op mails te generen.</w:t>
            </w:r>
            <w:r>
              <w:rPr>
                <w:lang w:val="nl-BE" w:eastAsia="nl-BE"/>
              </w:rPr>
              <w:br/>
            </w:r>
            <w:r w:rsidR="006B33A8">
              <w:rPr>
                <w:lang w:val="nl-BE" w:eastAsia="nl-BE"/>
              </w:rPr>
              <w:t>Het prefix</w:t>
            </w:r>
            <w:r>
              <w:rPr>
                <w:lang w:val="nl-BE" w:eastAsia="nl-BE"/>
              </w:rPr>
              <w:t xml:space="preserve"> wordt ook gebruikt voor het administrator account.</w:t>
            </w:r>
          </w:p>
          <w:p w14:paraId="54159DF6" w14:textId="019CE857" w:rsidR="00807863" w:rsidRDefault="00411F5E" w:rsidP="006B1159">
            <w:pPr>
              <w:spacing w:before="240"/>
              <w:jc w:val="center"/>
              <w:cnfStyle w:val="000000100000" w:firstRow="0" w:lastRow="0" w:firstColumn="0" w:lastColumn="0" w:oddVBand="0" w:evenVBand="0" w:oddHBand="1" w:evenHBand="0" w:firstRowFirstColumn="0" w:firstRowLastColumn="0" w:lastRowFirstColumn="0" w:lastRowLastColumn="0"/>
              <w:rPr>
                <w:lang w:val="nl-BE" w:eastAsia="nl-BE"/>
              </w:rPr>
            </w:pPr>
            <w:r>
              <w:rPr>
                <w:lang w:val="nl-BE" w:eastAsia="nl-BE"/>
              </w:rPr>
              <w:t>Bv: “gatam.com”</w:t>
            </w:r>
          </w:p>
        </w:tc>
      </w:tr>
    </w:tbl>
    <w:p w14:paraId="657679B7" w14:textId="46FBA369" w:rsidR="00F14B1B" w:rsidRPr="00EB79B2" w:rsidRDefault="00F14B1B" w:rsidP="00F14B1B">
      <w:pPr>
        <w:rPr>
          <w:lang w:val="nl-BE" w:eastAsia="nl-BE"/>
        </w:rPr>
      </w:pPr>
    </w:p>
    <w:p w14:paraId="43DAF6A6" w14:textId="77777777" w:rsidR="00D66DA5" w:rsidRPr="00EB79B2" w:rsidRDefault="00D66DA5" w:rsidP="00F14B1B">
      <w:pPr>
        <w:rPr>
          <w:lang w:val="nl-BE" w:eastAsia="nl-BE"/>
        </w:rPr>
      </w:pPr>
    </w:p>
    <w:tbl>
      <w:tblPr>
        <w:tblStyle w:val="Onopgemaaktetabel5"/>
        <w:tblW w:w="0" w:type="auto"/>
        <w:jc w:val="center"/>
        <w:tblLook w:val="04A0" w:firstRow="1" w:lastRow="0" w:firstColumn="1" w:lastColumn="0" w:noHBand="0" w:noVBand="1"/>
      </w:tblPr>
      <w:tblGrid>
        <w:gridCol w:w="3322"/>
        <w:gridCol w:w="2845"/>
      </w:tblGrid>
      <w:tr w:rsidR="00807863" w:rsidRPr="009F441F" w14:paraId="26151AB6" w14:textId="77777777" w:rsidTr="00807863">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100" w:firstRow="0" w:lastRow="0" w:firstColumn="1" w:lastColumn="0" w:oddVBand="0" w:evenVBand="0" w:oddHBand="0" w:evenHBand="0" w:firstRowFirstColumn="1" w:firstRowLastColumn="0" w:lastRowFirstColumn="0" w:lastRowLastColumn="0"/>
            <w:tcW w:w="3322" w:type="dxa"/>
          </w:tcPr>
          <w:p w14:paraId="3509A9EB" w14:textId="77777777" w:rsidR="00807863" w:rsidRPr="009F441F" w:rsidRDefault="00807863">
            <w:pPr>
              <w:spacing w:before="240"/>
              <w:jc w:val="center"/>
              <w:rPr>
                <w:lang w:val="nl-BE" w:eastAsia="nl-BE"/>
              </w:rPr>
            </w:pPr>
            <w:r w:rsidRPr="009F441F">
              <w:rPr>
                <w:lang w:val="nl-BE" w:eastAsia="nl-BE"/>
              </w:rPr>
              <w:lastRenderedPageBreak/>
              <w:t>Key</w:t>
            </w:r>
          </w:p>
        </w:tc>
        <w:tc>
          <w:tcPr>
            <w:tcW w:w="2845" w:type="dxa"/>
          </w:tcPr>
          <w:p w14:paraId="4EC8711D" w14:textId="77777777" w:rsidR="00807863" w:rsidRPr="009F441F" w:rsidRDefault="00807863">
            <w:pPr>
              <w:spacing w:before="240"/>
              <w:jc w:val="center"/>
              <w:cnfStyle w:val="100000000000" w:firstRow="1" w:lastRow="0" w:firstColumn="0" w:lastColumn="0" w:oddVBand="0" w:evenVBand="0" w:oddHBand="0" w:evenHBand="0" w:firstRowFirstColumn="0" w:firstRowLastColumn="0" w:lastRowFirstColumn="0" w:lastRowLastColumn="0"/>
              <w:rPr>
                <w:lang w:val="nl-BE" w:eastAsia="nl-BE"/>
              </w:rPr>
            </w:pPr>
            <w:r w:rsidRPr="009F441F">
              <w:rPr>
                <w:lang w:val="nl-BE" w:eastAsia="nl-BE"/>
              </w:rPr>
              <w:t>Uitleg</w:t>
            </w:r>
          </w:p>
        </w:tc>
      </w:tr>
      <w:tr w:rsidR="00FB1468" w:rsidRPr="000377B9" w14:paraId="18188314" w14:textId="77777777" w:rsidTr="00807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Pr>
          <w:p w14:paraId="7BB60090" w14:textId="0D307A4C" w:rsidR="00FB1468" w:rsidRDefault="000377B9">
            <w:pPr>
              <w:spacing w:before="240"/>
              <w:jc w:val="center"/>
              <w:rPr>
                <w:lang w:val="nl-BE" w:eastAsia="nl-BE"/>
              </w:rPr>
            </w:pPr>
            <w:r w:rsidRPr="000377B9">
              <w:rPr>
                <w:lang w:eastAsia="nl-BE"/>
              </w:rPr>
              <w:t>Auth0Domain</w:t>
            </w:r>
          </w:p>
        </w:tc>
        <w:tc>
          <w:tcPr>
            <w:tcW w:w="2845" w:type="dxa"/>
          </w:tcPr>
          <w:p w14:paraId="10409172" w14:textId="00B41561" w:rsidR="00FB1468" w:rsidRPr="000377B9" w:rsidRDefault="000377B9">
            <w:pPr>
              <w:spacing w:before="240"/>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De</w:t>
            </w:r>
            <w:r w:rsidRPr="000377B9">
              <w:rPr>
                <w:lang w:eastAsia="nl-BE"/>
              </w:rPr>
              <w:t xml:space="preserve"> Auth0 API URL</w:t>
            </w:r>
            <w:r>
              <w:rPr>
                <w:lang w:eastAsia="nl-BE"/>
              </w:rPr>
              <w:t>.</w:t>
            </w:r>
          </w:p>
        </w:tc>
      </w:tr>
      <w:tr w:rsidR="00807863" w:rsidRPr="009F441F" w14:paraId="0149B939" w14:textId="77777777" w:rsidTr="00807863">
        <w:trPr>
          <w:jc w:val="center"/>
        </w:trPr>
        <w:tc>
          <w:tcPr>
            <w:cnfStyle w:val="001000000000" w:firstRow="0" w:lastRow="0" w:firstColumn="1" w:lastColumn="0" w:oddVBand="0" w:evenVBand="0" w:oddHBand="0" w:evenHBand="0" w:firstRowFirstColumn="0" w:firstRowLastColumn="0" w:lastRowFirstColumn="0" w:lastRowLastColumn="0"/>
            <w:tcW w:w="3322" w:type="dxa"/>
          </w:tcPr>
          <w:p w14:paraId="12AE6CF2" w14:textId="521F409E" w:rsidR="00807863" w:rsidRPr="009F441F" w:rsidRDefault="00807863">
            <w:pPr>
              <w:spacing w:before="240"/>
              <w:jc w:val="center"/>
              <w:rPr>
                <w:lang w:val="nl-BE" w:eastAsia="nl-BE"/>
              </w:rPr>
            </w:pPr>
            <w:r>
              <w:rPr>
                <w:lang w:val="nl-BE" w:eastAsia="nl-BE"/>
              </w:rPr>
              <w:t>Auth0Audience</w:t>
            </w:r>
          </w:p>
        </w:tc>
        <w:tc>
          <w:tcPr>
            <w:tcW w:w="2845" w:type="dxa"/>
          </w:tcPr>
          <w:p w14:paraId="48963590" w14:textId="3BD3D6E7" w:rsidR="00807863" w:rsidRPr="009F441F" w:rsidRDefault="00EA633B">
            <w:pPr>
              <w:spacing w:before="240"/>
              <w:jc w:val="center"/>
              <w:cnfStyle w:val="000000000000" w:firstRow="0" w:lastRow="0" w:firstColumn="0" w:lastColumn="0" w:oddVBand="0" w:evenVBand="0" w:oddHBand="0" w:evenHBand="0" w:firstRowFirstColumn="0" w:firstRowLastColumn="0" w:lastRowFirstColumn="0" w:lastRowLastColumn="0"/>
              <w:rPr>
                <w:lang w:val="nl-BE" w:eastAsia="nl-BE"/>
              </w:rPr>
            </w:pPr>
            <w:r>
              <w:rPr>
                <w:lang w:val="nl-BE" w:eastAsia="nl-BE"/>
              </w:rPr>
              <w:t>De audience token voor toegang met de API.</w:t>
            </w:r>
          </w:p>
        </w:tc>
      </w:tr>
      <w:tr w:rsidR="00807863" w:rsidRPr="009F441F" w14:paraId="4295AC64" w14:textId="77777777" w:rsidTr="00807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Pr>
          <w:p w14:paraId="24CAD3E5" w14:textId="2A087A86" w:rsidR="00807863" w:rsidRDefault="00807863">
            <w:pPr>
              <w:spacing w:before="240"/>
              <w:jc w:val="center"/>
              <w:rPr>
                <w:lang w:val="nl-BE" w:eastAsia="nl-BE"/>
              </w:rPr>
            </w:pPr>
            <w:r>
              <w:rPr>
                <w:lang w:val="nl-BE" w:eastAsia="nl-BE"/>
              </w:rPr>
              <w:t>Auth0ClientId</w:t>
            </w:r>
          </w:p>
        </w:tc>
        <w:tc>
          <w:tcPr>
            <w:tcW w:w="2845" w:type="dxa"/>
          </w:tcPr>
          <w:p w14:paraId="142FB1AA" w14:textId="68360B3D" w:rsidR="00807863" w:rsidRDefault="00EA633B">
            <w:pPr>
              <w:spacing w:before="240"/>
              <w:jc w:val="center"/>
              <w:cnfStyle w:val="000000100000" w:firstRow="0" w:lastRow="0" w:firstColumn="0" w:lastColumn="0" w:oddVBand="0" w:evenVBand="0" w:oddHBand="1" w:evenHBand="0" w:firstRowFirstColumn="0" w:firstRowLastColumn="0" w:lastRowFirstColumn="0" w:lastRowLastColumn="0"/>
              <w:rPr>
                <w:lang w:val="nl-BE" w:eastAsia="nl-BE"/>
              </w:rPr>
            </w:pPr>
            <w:r>
              <w:rPr>
                <w:lang w:val="nl-BE" w:eastAsia="nl-BE"/>
              </w:rPr>
              <w:t xml:space="preserve">De </w:t>
            </w:r>
            <w:r w:rsidR="00253F38">
              <w:rPr>
                <w:lang w:val="nl-BE" w:eastAsia="nl-BE"/>
              </w:rPr>
              <w:t>token voor de Auth0 client.</w:t>
            </w:r>
          </w:p>
        </w:tc>
      </w:tr>
      <w:tr w:rsidR="00807863" w:rsidRPr="009F441F" w14:paraId="72781DF9" w14:textId="77777777" w:rsidTr="00807863">
        <w:trPr>
          <w:jc w:val="center"/>
        </w:trPr>
        <w:tc>
          <w:tcPr>
            <w:cnfStyle w:val="001000000000" w:firstRow="0" w:lastRow="0" w:firstColumn="1" w:lastColumn="0" w:oddVBand="0" w:evenVBand="0" w:oddHBand="0" w:evenHBand="0" w:firstRowFirstColumn="0" w:firstRowLastColumn="0" w:lastRowFirstColumn="0" w:lastRowLastColumn="0"/>
            <w:tcW w:w="3322" w:type="dxa"/>
          </w:tcPr>
          <w:p w14:paraId="4AC7ACAB" w14:textId="18FC5997" w:rsidR="00807863" w:rsidRDefault="00807863">
            <w:pPr>
              <w:spacing w:before="240"/>
              <w:jc w:val="center"/>
              <w:rPr>
                <w:lang w:val="nl-BE" w:eastAsia="nl-BE"/>
              </w:rPr>
            </w:pPr>
            <w:r>
              <w:rPr>
                <w:lang w:val="nl-BE" w:eastAsia="nl-BE"/>
              </w:rPr>
              <w:t>Auth0ClientSecret</w:t>
            </w:r>
          </w:p>
        </w:tc>
        <w:tc>
          <w:tcPr>
            <w:tcW w:w="2845" w:type="dxa"/>
          </w:tcPr>
          <w:p w14:paraId="6937F3EF" w14:textId="2249E60D" w:rsidR="00807863" w:rsidRDefault="00253F38">
            <w:pPr>
              <w:spacing w:before="240"/>
              <w:jc w:val="center"/>
              <w:cnfStyle w:val="000000000000" w:firstRow="0" w:lastRow="0" w:firstColumn="0" w:lastColumn="0" w:oddVBand="0" w:evenVBand="0" w:oddHBand="0" w:evenHBand="0" w:firstRowFirstColumn="0" w:firstRowLastColumn="0" w:lastRowFirstColumn="0" w:lastRowLastColumn="0"/>
              <w:rPr>
                <w:lang w:val="nl-BE" w:eastAsia="nl-BE"/>
              </w:rPr>
            </w:pPr>
            <w:r>
              <w:rPr>
                <w:lang w:val="nl-BE" w:eastAsia="nl-BE"/>
              </w:rPr>
              <w:t xml:space="preserve">De </w:t>
            </w:r>
            <w:r w:rsidR="001250B9">
              <w:rPr>
                <w:lang w:val="nl-BE" w:eastAsia="nl-BE"/>
              </w:rPr>
              <w:t>secret token voor validatie van</w:t>
            </w:r>
            <w:r w:rsidR="004337D3">
              <w:rPr>
                <w:lang w:val="nl-BE" w:eastAsia="nl-BE"/>
              </w:rPr>
              <w:t xml:space="preserve"> </w:t>
            </w:r>
            <w:r w:rsidR="001250B9">
              <w:rPr>
                <w:lang w:val="nl-BE" w:eastAsia="nl-BE"/>
              </w:rPr>
              <w:t>de Auth0 client.</w:t>
            </w:r>
          </w:p>
        </w:tc>
      </w:tr>
    </w:tbl>
    <w:p w14:paraId="0C6A2BF9" w14:textId="25FE9C95" w:rsidR="00AF497D" w:rsidRPr="00AF497D" w:rsidRDefault="00AF497D" w:rsidP="00AB5A25">
      <w:pPr>
        <w:jc w:val="left"/>
        <w:rPr>
          <w:lang w:eastAsia="nl-BE"/>
        </w:rPr>
      </w:pPr>
      <w:r>
        <w:rPr>
          <w:lang w:eastAsia="nl-BE"/>
        </w:rPr>
        <w:t xml:space="preserve">Voor meer informatie </w:t>
      </w:r>
      <w:r w:rsidR="00AB5A25">
        <w:rPr>
          <w:lang w:eastAsia="nl-BE"/>
        </w:rPr>
        <w:t xml:space="preserve">bij het vinden van Auth0 credentials: </w:t>
      </w:r>
      <w:hyperlink r:id="rId13" w:tgtFrame="_blank" w:history="1">
        <w:r w:rsidR="00AB5A25" w:rsidRPr="00F20AD8">
          <w:rPr>
            <w:rStyle w:val="Hyperlink"/>
          </w:rPr>
          <w:t>https://auth0.com/docs/quickstart/webapp/aspnet-core-blazor-server/interactive</w:t>
        </w:r>
      </w:hyperlink>
    </w:p>
    <w:p w14:paraId="605D8C13" w14:textId="6B36D5CC" w:rsidR="00D64E13" w:rsidRDefault="00EB79B2" w:rsidP="00D80BB6">
      <w:pPr>
        <w:rPr>
          <w:b/>
          <w:bCs/>
          <w:lang w:eastAsia="nl-BE"/>
        </w:rPr>
      </w:pPr>
      <w:r w:rsidRPr="006B1159">
        <w:rPr>
          <w:b/>
          <w:bCs/>
          <w:lang w:eastAsia="nl-BE"/>
        </w:rPr>
        <w:t>Frontend</w:t>
      </w:r>
    </w:p>
    <w:p w14:paraId="46ED27BE" w14:textId="0F8952F8" w:rsidR="00A04801" w:rsidRPr="002A4AF5" w:rsidRDefault="00A04801" w:rsidP="00A04801">
      <w:pPr>
        <w:jc w:val="left"/>
        <w:rPr>
          <w:lang w:eastAsia="nl-BE"/>
        </w:rPr>
      </w:pPr>
      <w:r w:rsidRPr="002A4AF5">
        <w:rPr>
          <w:lang w:eastAsia="nl-BE"/>
        </w:rPr>
        <w:t>In de volgende locaties b</w:t>
      </w:r>
      <w:r>
        <w:rPr>
          <w:lang w:eastAsia="nl-BE"/>
        </w:rPr>
        <w:t xml:space="preserve">evindt zich de configuratie voor de </w:t>
      </w:r>
      <w:r w:rsidR="005B7103">
        <w:rPr>
          <w:lang w:eastAsia="nl-BE"/>
        </w:rPr>
        <w:t>variabelen</w:t>
      </w:r>
      <w:r>
        <w:rPr>
          <w:lang w:eastAsia="nl-BE"/>
        </w:rPr>
        <w:t xml:space="preserve"> in de frontends:</w:t>
      </w:r>
    </w:p>
    <w:p w14:paraId="131A8270" w14:textId="77777777" w:rsidR="00A04801" w:rsidRPr="002A4AF5" w:rsidRDefault="00A04801" w:rsidP="00A04801">
      <w:pPr>
        <w:pStyle w:val="Lijstalinea"/>
        <w:numPr>
          <w:ilvl w:val="0"/>
          <w:numId w:val="29"/>
        </w:numPr>
        <w:jc w:val="left"/>
        <w:rPr>
          <w:i/>
          <w:iCs/>
          <w:lang w:eastAsia="nl-BE"/>
        </w:rPr>
      </w:pPr>
      <w:r w:rsidRPr="002A4AF5">
        <w:rPr>
          <w:i/>
          <w:iCs/>
          <w:lang w:eastAsia="nl-BE"/>
        </w:rPr>
        <w:t xml:space="preserve">/AP.GATAM.FrontendUsers/wwwroot/appsettings.json </w:t>
      </w:r>
    </w:p>
    <w:p w14:paraId="7B0AB111" w14:textId="77777777" w:rsidR="00A04801" w:rsidRPr="00541C15" w:rsidRDefault="00A04801" w:rsidP="00A04801">
      <w:pPr>
        <w:pStyle w:val="Lijstalinea"/>
        <w:numPr>
          <w:ilvl w:val="0"/>
          <w:numId w:val="29"/>
        </w:numPr>
        <w:jc w:val="left"/>
        <w:rPr>
          <w:i/>
          <w:lang w:eastAsia="nl-BE"/>
        </w:rPr>
      </w:pPr>
      <w:r w:rsidRPr="002A4AF5">
        <w:rPr>
          <w:i/>
          <w:lang w:eastAsia="nl-BE"/>
        </w:rPr>
        <w:t>/AP.GATAM.FrontendGatam/wwwroot/appsettings.json</w:t>
      </w:r>
    </w:p>
    <w:p w14:paraId="6437C3B9" w14:textId="3C622BDE" w:rsidR="00A04801" w:rsidRDefault="00A04801" w:rsidP="00A04801">
      <w:pPr>
        <w:jc w:val="left"/>
        <w:rPr>
          <w:lang w:eastAsia="nl-BE"/>
        </w:rPr>
      </w:pPr>
      <w:r w:rsidRPr="00F04CF3">
        <w:rPr>
          <w:lang w:eastAsia="nl-BE"/>
        </w:rPr>
        <w:t xml:space="preserve">Hierbij </w:t>
      </w:r>
      <w:r>
        <w:rPr>
          <w:lang w:eastAsia="nl-BE"/>
        </w:rPr>
        <w:t>vinden</w:t>
      </w:r>
      <w:r w:rsidRPr="00F04CF3">
        <w:rPr>
          <w:lang w:eastAsia="nl-BE"/>
        </w:rPr>
        <w:t xml:space="preserve"> we</w:t>
      </w:r>
      <w:r>
        <w:rPr>
          <w:lang w:eastAsia="nl-BE"/>
        </w:rPr>
        <w:t xml:space="preserve"> enkele </w:t>
      </w:r>
      <w:r w:rsidR="004F7912">
        <w:rPr>
          <w:lang w:eastAsia="nl-BE"/>
        </w:rPr>
        <w:t>variabelen</w:t>
      </w:r>
      <w:r>
        <w:rPr>
          <w:lang w:eastAsia="nl-BE"/>
        </w:rPr>
        <w:t xml:space="preserve"> in de vorm van JSON terug.</w:t>
      </w:r>
    </w:p>
    <w:tbl>
      <w:tblPr>
        <w:tblStyle w:val="Tabelraster"/>
        <w:tblW w:w="9146" w:type="dxa"/>
        <w:tblLook w:val="04A0" w:firstRow="1" w:lastRow="0" w:firstColumn="1" w:lastColumn="0" w:noHBand="0" w:noVBand="1"/>
      </w:tblPr>
      <w:tblGrid>
        <w:gridCol w:w="9146"/>
      </w:tblGrid>
      <w:tr w:rsidR="00A04801" w:rsidRPr="009F441F" w14:paraId="6A3AA4DF" w14:textId="77777777">
        <w:trPr>
          <w:trHeight w:val="330"/>
        </w:trPr>
        <w:tc>
          <w:tcPr>
            <w:tcW w:w="9146" w:type="dxa"/>
          </w:tcPr>
          <w:p w14:paraId="4A5C756F" w14:textId="77777777" w:rsidR="00A04801" w:rsidRPr="00A4054A" w:rsidRDefault="00A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sidRPr="00A4054A">
              <w:rPr>
                <w:rFonts w:ascii="Courier New" w:hAnsi="Courier New" w:cs="Courier New"/>
                <w:color w:val="auto"/>
                <w:sz w:val="20"/>
                <w:szCs w:val="20"/>
                <w:lang w:val="en-US"/>
              </w:rPr>
              <w:t>{</w:t>
            </w:r>
          </w:p>
          <w:p w14:paraId="58120C5F" w14:textId="77777777" w:rsidR="00A04801" w:rsidRPr="00A4054A" w:rsidRDefault="00A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sidRPr="00A4054A">
              <w:rPr>
                <w:rFonts w:ascii="Courier New" w:hAnsi="Courier New" w:cs="Courier New"/>
                <w:color w:val="auto"/>
                <w:sz w:val="20"/>
                <w:szCs w:val="20"/>
                <w:lang w:val="en-US"/>
              </w:rPr>
              <w:t xml:space="preserve">  "Auth0": {</w:t>
            </w:r>
          </w:p>
          <w:p w14:paraId="47718BAD" w14:textId="77777777" w:rsidR="00A04801" w:rsidRPr="00AF497D" w:rsidRDefault="00A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GB"/>
              </w:rPr>
            </w:pPr>
            <w:r w:rsidRPr="00AF497D">
              <w:rPr>
                <w:rFonts w:ascii="Courier New" w:hAnsi="Courier New" w:cs="Courier New"/>
                <w:color w:val="auto"/>
                <w:sz w:val="20"/>
                <w:szCs w:val="20"/>
                <w:lang w:val="en-GB"/>
              </w:rPr>
              <w:t xml:space="preserve">    "Authority": "AUTHORITY",</w:t>
            </w:r>
          </w:p>
          <w:p w14:paraId="6A084CA7" w14:textId="77777777" w:rsidR="00A04801" w:rsidRPr="00AF497D" w:rsidRDefault="00A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GB"/>
              </w:rPr>
            </w:pPr>
            <w:r w:rsidRPr="00AF497D">
              <w:rPr>
                <w:rFonts w:ascii="Courier New" w:hAnsi="Courier New" w:cs="Courier New"/>
                <w:color w:val="auto"/>
                <w:sz w:val="20"/>
                <w:szCs w:val="20"/>
                <w:lang w:val="en-GB"/>
              </w:rPr>
              <w:t xml:space="preserve">    "ClientId": "CLIENTID",</w:t>
            </w:r>
          </w:p>
          <w:p w14:paraId="5B719695" w14:textId="77777777" w:rsidR="00A04801" w:rsidRPr="007D0781" w:rsidRDefault="00A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fr-BE"/>
              </w:rPr>
            </w:pPr>
            <w:r w:rsidRPr="00AF497D">
              <w:rPr>
                <w:rFonts w:ascii="Courier New" w:hAnsi="Courier New" w:cs="Courier New"/>
                <w:color w:val="auto"/>
                <w:sz w:val="20"/>
                <w:szCs w:val="20"/>
                <w:lang w:val="en-GB"/>
              </w:rPr>
              <w:t xml:space="preserve">    </w:t>
            </w:r>
            <w:r w:rsidRPr="007D0781">
              <w:rPr>
                <w:rFonts w:ascii="Courier New" w:hAnsi="Courier New" w:cs="Courier New"/>
                <w:color w:val="auto"/>
                <w:sz w:val="20"/>
                <w:szCs w:val="20"/>
                <w:lang w:val="fr-BE"/>
              </w:rPr>
              <w:t>"Audience": "AUDIENCE"</w:t>
            </w:r>
          </w:p>
          <w:p w14:paraId="350AADF1" w14:textId="366E5266" w:rsidR="000C51B2" w:rsidRPr="007D0781" w:rsidRDefault="00A04801" w:rsidP="000C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fr-BE"/>
              </w:rPr>
            </w:pPr>
            <w:r w:rsidRPr="007D0781">
              <w:rPr>
                <w:rFonts w:ascii="Courier New" w:hAnsi="Courier New" w:cs="Courier New"/>
                <w:color w:val="auto"/>
                <w:sz w:val="20"/>
                <w:szCs w:val="20"/>
                <w:lang w:val="fr-BE"/>
              </w:rPr>
              <w:t xml:space="preserve">  }</w:t>
            </w:r>
            <w:r w:rsidR="00217D08" w:rsidRPr="007D0781">
              <w:rPr>
                <w:rFonts w:ascii="Courier New" w:hAnsi="Courier New" w:cs="Courier New"/>
                <w:color w:val="auto"/>
                <w:sz w:val="20"/>
                <w:szCs w:val="20"/>
                <w:lang w:val="fr-BE"/>
              </w:rPr>
              <w:t>,</w:t>
            </w:r>
          </w:p>
          <w:p w14:paraId="4F430CC3" w14:textId="75BFC73F" w:rsidR="00217D08" w:rsidRPr="007D0781" w:rsidRDefault="000C51B2" w:rsidP="000C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fr-BE"/>
              </w:rPr>
            </w:pPr>
            <w:r w:rsidRPr="007D0781">
              <w:rPr>
                <w:rFonts w:ascii="Courier New" w:hAnsi="Courier New" w:cs="Courier New"/>
                <w:color w:val="auto"/>
                <w:sz w:val="20"/>
                <w:szCs w:val="20"/>
                <w:lang w:val="fr-BE"/>
              </w:rPr>
              <w:t xml:space="preserve">  "ASPNETCORE_ENVIRONMENT": "Development"</w:t>
            </w:r>
          </w:p>
          <w:p w14:paraId="74F8073D" w14:textId="77777777" w:rsidR="00A04801" w:rsidRPr="005937BD" w:rsidRDefault="00A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lang w:val="en-US" w:eastAsia="nl-BE"/>
              </w:rPr>
            </w:pPr>
            <w:r w:rsidRPr="005937BD">
              <w:rPr>
                <w:rFonts w:ascii="Courier New" w:hAnsi="Courier New" w:cs="Courier New"/>
                <w:color w:val="auto"/>
                <w:sz w:val="20"/>
                <w:szCs w:val="20"/>
                <w:lang w:val="en-US"/>
              </w:rPr>
              <w:t>}</w:t>
            </w:r>
          </w:p>
        </w:tc>
      </w:tr>
    </w:tbl>
    <w:p w14:paraId="66D3E6A3" w14:textId="77777777" w:rsidR="00A04801" w:rsidRDefault="00A04801" w:rsidP="00C10E77">
      <w:pPr>
        <w:spacing w:after="0"/>
        <w:jc w:val="left"/>
        <w:rPr>
          <w:lang w:eastAsia="nl-BE"/>
        </w:rPr>
      </w:pPr>
    </w:p>
    <w:p w14:paraId="0590771F" w14:textId="1EC823B2" w:rsidR="001C6FD9" w:rsidRDefault="00C10E77" w:rsidP="006B6CFA">
      <w:pPr>
        <w:jc w:val="left"/>
        <w:rPr>
          <w:lang w:eastAsia="nl-BE"/>
        </w:rPr>
      </w:pPr>
      <w:r>
        <w:rPr>
          <w:lang w:eastAsia="nl-BE"/>
        </w:rPr>
        <w:t xml:space="preserve">Net zoals in de backend </w:t>
      </w:r>
      <w:r w:rsidR="003677CD">
        <w:rPr>
          <w:lang w:eastAsia="nl-BE"/>
        </w:rPr>
        <w:t>zullen de Auth0 credentials moeten geconfigureerd worden.</w:t>
      </w:r>
      <w:r w:rsidR="001C6FD9">
        <w:br w:type="page"/>
      </w:r>
    </w:p>
    <w:p w14:paraId="0FC51E66" w14:textId="05D3CD25" w:rsidR="00D80BB6" w:rsidRDefault="002B1997" w:rsidP="00D80BB6">
      <w:pPr>
        <w:rPr>
          <w:b/>
          <w:bCs/>
          <w:lang w:eastAsia="nl-BE"/>
        </w:rPr>
      </w:pPr>
      <w:r w:rsidRPr="006B1159">
        <w:rPr>
          <w:b/>
          <w:bCs/>
          <w:lang w:eastAsia="nl-BE"/>
        </w:rPr>
        <w:lastRenderedPageBreak/>
        <w:t>Manueel</w:t>
      </w:r>
      <w:r w:rsidR="00A3413B">
        <w:rPr>
          <w:b/>
          <w:bCs/>
          <w:lang w:eastAsia="nl-BE"/>
        </w:rPr>
        <w:t xml:space="preserve"> (lokaal)</w:t>
      </w:r>
    </w:p>
    <w:p w14:paraId="2CAAB266" w14:textId="29CEAE9F" w:rsidR="003677CD" w:rsidRDefault="00C060BD" w:rsidP="00D80BB6">
      <w:pPr>
        <w:rPr>
          <w:lang w:eastAsia="nl-BE"/>
        </w:rPr>
      </w:pPr>
      <w:r>
        <w:rPr>
          <w:lang w:eastAsia="nl-BE"/>
        </w:rPr>
        <w:t>Vereisten:</w:t>
      </w:r>
    </w:p>
    <w:p w14:paraId="21F8DE1D" w14:textId="1FBC9994" w:rsidR="00C060BD" w:rsidRDefault="00C060BD" w:rsidP="00C060BD">
      <w:pPr>
        <w:pStyle w:val="Lijstalinea"/>
        <w:numPr>
          <w:ilvl w:val="0"/>
          <w:numId w:val="36"/>
        </w:numPr>
        <w:rPr>
          <w:lang w:eastAsia="nl-BE"/>
        </w:rPr>
      </w:pPr>
      <w:r w:rsidRPr="00C060BD">
        <w:rPr>
          <w:lang w:eastAsia="nl-BE"/>
        </w:rPr>
        <w:t>Visual Studio</w:t>
      </w:r>
      <w:r>
        <w:rPr>
          <w:lang w:eastAsia="nl-BE"/>
        </w:rPr>
        <w:t xml:space="preserve">, </w:t>
      </w:r>
      <w:r w:rsidR="00F273B0">
        <w:rPr>
          <w:lang w:eastAsia="nl-BE"/>
        </w:rPr>
        <w:t>JetBrains</w:t>
      </w:r>
      <w:r w:rsidRPr="00C060BD">
        <w:rPr>
          <w:lang w:eastAsia="nl-BE"/>
        </w:rPr>
        <w:t xml:space="preserve"> Rider of IDE naar k</w:t>
      </w:r>
      <w:r>
        <w:rPr>
          <w:lang w:eastAsia="nl-BE"/>
        </w:rPr>
        <w:t>euze</w:t>
      </w:r>
    </w:p>
    <w:p w14:paraId="42233F7A" w14:textId="74231AFE" w:rsidR="00C060BD" w:rsidRDefault="00C060BD" w:rsidP="00C060BD">
      <w:pPr>
        <w:pStyle w:val="Lijstalinea"/>
        <w:numPr>
          <w:ilvl w:val="0"/>
          <w:numId w:val="36"/>
        </w:numPr>
        <w:rPr>
          <w:lang w:eastAsia="nl-BE"/>
        </w:rPr>
      </w:pPr>
      <w:r>
        <w:rPr>
          <w:lang w:eastAsia="nl-BE"/>
        </w:rPr>
        <w:t>MSSQL Server</w:t>
      </w:r>
    </w:p>
    <w:p w14:paraId="601A467E" w14:textId="5F2D41CA" w:rsidR="005D3CC8" w:rsidRPr="00C060BD" w:rsidRDefault="00444266" w:rsidP="005D3CC8">
      <w:pPr>
        <w:rPr>
          <w:lang w:eastAsia="nl-BE"/>
        </w:rPr>
      </w:pPr>
      <w:r>
        <w:rPr>
          <w:lang w:eastAsia="nl-BE"/>
        </w:rPr>
        <w:t>Bij het opstarten</w:t>
      </w:r>
      <w:r w:rsidR="003B209E">
        <w:rPr>
          <w:lang w:eastAsia="nl-BE"/>
        </w:rPr>
        <w:t>, zullen er meerdere projecten geselecteerd moeten worden als opstartproject.</w:t>
      </w:r>
    </w:p>
    <w:p w14:paraId="64FDAD96" w14:textId="60BCE522" w:rsidR="001C6FD9" w:rsidRDefault="001C6FD9" w:rsidP="001C6FD9">
      <w:pPr>
        <w:jc w:val="center"/>
        <w:rPr>
          <w:lang w:eastAsia="nl-BE"/>
        </w:rPr>
      </w:pPr>
      <w:r w:rsidRPr="001C6FD9">
        <w:rPr>
          <w:noProof/>
          <w:lang w:eastAsia="nl-BE"/>
        </w:rPr>
        <w:drawing>
          <wp:inline distT="0" distB="0" distL="0" distR="0" wp14:anchorId="49AF3E77" wp14:editId="38AD56F4">
            <wp:extent cx="3308754" cy="2290087"/>
            <wp:effectExtent l="0" t="0" r="6350" b="0"/>
            <wp:docPr id="205739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6569" name="Picture 1" descr="A screenshot of a computer&#10;&#10;Description automatically generated"/>
                    <pic:cNvPicPr/>
                  </pic:nvPicPr>
                  <pic:blipFill>
                    <a:blip r:embed="rId14"/>
                    <a:stretch>
                      <a:fillRect/>
                    </a:stretch>
                  </pic:blipFill>
                  <pic:spPr>
                    <a:xfrm>
                      <a:off x="0" y="0"/>
                      <a:ext cx="3315294" cy="2294613"/>
                    </a:xfrm>
                    <a:prstGeom prst="rect">
                      <a:avLst/>
                    </a:prstGeom>
                  </pic:spPr>
                </pic:pic>
              </a:graphicData>
            </a:graphic>
          </wp:inline>
        </w:drawing>
      </w:r>
    </w:p>
    <w:p w14:paraId="2B14C79B" w14:textId="0ADB6204" w:rsidR="000865A8" w:rsidRDefault="002A14CA" w:rsidP="000865A8">
      <w:pPr>
        <w:rPr>
          <w:lang w:eastAsia="nl-BE"/>
        </w:rPr>
      </w:pPr>
      <w:r>
        <w:rPr>
          <w:lang w:eastAsia="nl-BE"/>
        </w:rPr>
        <w:t>De</w:t>
      </w:r>
      <w:r w:rsidR="00EB22B3">
        <w:rPr>
          <w:lang w:eastAsia="nl-BE"/>
        </w:rPr>
        <w:t>ze</w:t>
      </w:r>
      <w:r>
        <w:rPr>
          <w:lang w:eastAsia="nl-BE"/>
        </w:rPr>
        <w:t xml:space="preserve"> projecten zullen </w:t>
      </w:r>
      <w:r w:rsidR="001E304B">
        <w:rPr>
          <w:lang w:eastAsia="nl-BE"/>
        </w:rPr>
        <w:t xml:space="preserve">lokaal </w:t>
      </w:r>
      <w:r>
        <w:rPr>
          <w:lang w:eastAsia="nl-BE"/>
        </w:rPr>
        <w:t xml:space="preserve">opstarten en beschikbaar </w:t>
      </w:r>
      <w:r w:rsidR="00BC3C13">
        <w:rPr>
          <w:lang w:eastAsia="nl-BE"/>
        </w:rPr>
        <w:t>zijn op de volgende poorten:</w:t>
      </w:r>
    </w:p>
    <w:p w14:paraId="0CC59122" w14:textId="0DEF003E" w:rsidR="001C6FD9" w:rsidRDefault="001C6FD9" w:rsidP="001C6FD9">
      <w:pPr>
        <w:pStyle w:val="Lijstalinea"/>
        <w:numPr>
          <w:ilvl w:val="0"/>
          <w:numId w:val="37"/>
        </w:numPr>
        <w:jc w:val="left"/>
        <w:rPr>
          <w:lang w:eastAsia="nl-BE"/>
        </w:rPr>
      </w:pPr>
      <w:r>
        <w:rPr>
          <w:lang w:eastAsia="nl-BE"/>
        </w:rPr>
        <w:t>AP.GATAM.FrontendGatam</w:t>
      </w:r>
    </w:p>
    <w:p w14:paraId="47327447" w14:textId="1C6002D1" w:rsidR="00697B35" w:rsidRDefault="00697B35" w:rsidP="00697B35">
      <w:pPr>
        <w:pStyle w:val="Lijstalinea"/>
        <w:numPr>
          <w:ilvl w:val="1"/>
          <w:numId w:val="37"/>
        </w:numPr>
        <w:jc w:val="left"/>
        <w:rPr>
          <w:lang w:eastAsia="nl-BE"/>
        </w:rPr>
      </w:pPr>
      <w:r>
        <w:rPr>
          <w:lang w:eastAsia="nl-BE"/>
        </w:rPr>
        <w:t>Poort</w:t>
      </w:r>
      <w:r w:rsidR="00D02EAB">
        <w:rPr>
          <w:lang w:eastAsia="nl-BE"/>
        </w:rPr>
        <w:t xml:space="preserve"> </w:t>
      </w:r>
      <w:r>
        <w:rPr>
          <w:lang w:eastAsia="nl-BE"/>
        </w:rPr>
        <w:t>443</w:t>
      </w:r>
    </w:p>
    <w:p w14:paraId="1A67CC09" w14:textId="12F4222D" w:rsidR="001C6FD9" w:rsidRDefault="001C6FD9" w:rsidP="001C6FD9">
      <w:pPr>
        <w:pStyle w:val="Lijstalinea"/>
        <w:numPr>
          <w:ilvl w:val="0"/>
          <w:numId w:val="37"/>
        </w:numPr>
        <w:jc w:val="left"/>
        <w:rPr>
          <w:lang w:eastAsia="nl-BE"/>
        </w:rPr>
      </w:pPr>
      <w:r>
        <w:rPr>
          <w:lang w:eastAsia="nl-BE"/>
        </w:rPr>
        <w:t>AP.GATAM.FrontendUsers</w:t>
      </w:r>
    </w:p>
    <w:p w14:paraId="49B60353" w14:textId="6D6FF01E" w:rsidR="00697B35" w:rsidRDefault="00697B35" w:rsidP="00697B35">
      <w:pPr>
        <w:pStyle w:val="Lijstalinea"/>
        <w:numPr>
          <w:ilvl w:val="1"/>
          <w:numId w:val="37"/>
        </w:numPr>
        <w:jc w:val="left"/>
        <w:rPr>
          <w:lang w:eastAsia="nl-BE"/>
        </w:rPr>
      </w:pPr>
      <w:r>
        <w:rPr>
          <w:lang w:eastAsia="nl-BE"/>
        </w:rPr>
        <w:t>Poort 4443</w:t>
      </w:r>
    </w:p>
    <w:p w14:paraId="5DDF0C1D" w14:textId="020066DE" w:rsidR="006B6CFA" w:rsidRDefault="001C6FD9" w:rsidP="006B6CFA">
      <w:pPr>
        <w:pStyle w:val="Lijstalinea"/>
        <w:numPr>
          <w:ilvl w:val="0"/>
          <w:numId w:val="37"/>
        </w:numPr>
        <w:jc w:val="left"/>
        <w:rPr>
          <w:lang w:eastAsia="nl-BE"/>
        </w:rPr>
      </w:pPr>
      <w:r>
        <w:rPr>
          <w:lang w:eastAsia="nl-BE"/>
        </w:rPr>
        <w:t>AP.GATAM.WebAPI</w:t>
      </w:r>
    </w:p>
    <w:p w14:paraId="43CA1F4D" w14:textId="10AFBE4F" w:rsidR="00D02EAB" w:rsidRPr="00C060BD" w:rsidRDefault="00D02EAB" w:rsidP="00D02EAB">
      <w:pPr>
        <w:pStyle w:val="Lijstalinea"/>
        <w:numPr>
          <w:ilvl w:val="1"/>
          <w:numId w:val="37"/>
        </w:numPr>
        <w:jc w:val="left"/>
        <w:rPr>
          <w:lang w:eastAsia="nl-BE"/>
        </w:rPr>
      </w:pPr>
      <w:r>
        <w:rPr>
          <w:lang w:eastAsia="nl-BE"/>
        </w:rPr>
        <w:t>Poort 8080</w:t>
      </w:r>
    </w:p>
    <w:p w14:paraId="2B581D82" w14:textId="76C931BD" w:rsidR="002B1997" w:rsidRPr="00127F71" w:rsidRDefault="002B1997" w:rsidP="00D80BB6">
      <w:pPr>
        <w:rPr>
          <w:b/>
          <w:lang w:val="nl-BE" w:eastAsia="nl-BE"/>
        </w:rPr>
      </w:pPr>
      <w:r w:rsidRPr="00127F71">
        <w:rPr>
          <w:b/>
          <w:lang w:val="nl-BE" w:eastAsia="nl-BE"/>
        </w:rPr>
        <w:t>Docker</w:t>
      </w:r>
    </w:p>
    <w:p w14:paraId="647F444F" w14:textId="2501E25E" w:rsidR="003924D6" w:rsidRDefault="003924D6" w:rsidP="00D80BB6">
      <w:pPr>
        <w:rPr>
          <w:i/>
          <w:iCs/>
          <w:lang w:eastAsia="nl-BE"/>
        </w:rPr>
      </w:pPr>
      <w:r w:rsidRPr="003924D6">
        <w:rPr>
          <w:i/>
          <w:iCs/>
          <w:lang w:eastAsia="nl-BE"/>
        </w:rPr>
        <w:t xml:space="preserve">Voor </w:t>
      </w:r>
      <w:r w:rsidR="005B7103">
        <w:rPr>
          <w:i/>
          <w:iCs/>
          <w:lang w:eastAsia="nl-BE"/>
        </w:rPr>
        <w:t>D</w:t>
      </w:r>
      <w:r w:rsidRPr="003924D6">
        <w:rPr>
          <w:i/>
          <w:iCs/>
          <w:lang w:eastAsia="nl-BE"/>
        </w:rPr>
        <w:t>ocker, zie eerst B. Configuratie voor productieomgeving.</w:t>
      </w:r>
    </w:p>
    <w:p w14:paraId="438FAFF9" w14:textId="77777777" w:rsidR="003F1C6B" w:rsidRDefault="003F1C6B">
      <w:pPr>
        <w:spacing w:after="200" w:line="276" w:lineRule="auto"/>
        <w:jc w:val="left"/>
        <w:rPr>
          <w:lang w:eastAsia="nl-BE"/>
        </w:rPr>
      </w:pPr>
      <w:r>
        <w:rPr>
          <w:lang w:eastAsia="nl-BE"/>
        </w:rPr>
        <w:t>Vereisten:</w:t>
      </w:r>
    </w:p>
    <w:p w14:paraId="6C795004" w14:textId="77777777" w:rsidR="00E216EE" w:rsidRDefault="00E216EE" w:rsidP="003F1C6B">
      <w:pPr>
        <w:pStyle w:val="Lijstalinea"/>
        <w:numPr>
          <w:ilvl w:val="0"/>
          <w:numId w:val="40"/>
        </w:numPr>
        <w:spacing w:after="200" w:line="276" w:lineRule="auto"/>
        <w:jc w:val="left"/>
        <w:rPr>
          <w:lang w:eastAsia="nl-BE"/>
        </w:rPr>
      </w:pPr>
      <w:r>
        <w:rPr>
          <w:lang w:eastAsia="nl-BE"/>
        </w:rPr>
        <w:t>Docker compose</w:t>
      </w:r>
    </w:p>
    <w:p w14:paraId="26D0DA9F" w14:textId="77777777" w:rsidR="00641E8B" w:rsidRDefault="00E216EE" w:rsidP="003F1C6B">
      <w:pPr>
        <w:pStyle w:val="Lijstalinea"/>
        <w:numPr>
          <w:ilvl w:val="0"/>
          <w:numId w:val="40"/>
        </w:numPr>
        <w:spacing w:after="200" w:line="276" w:lineRule="auto"/>
        <w:jc w:val="left"/>
        <w:rPr>
          <w:lang w:eastAsia="nl-BE"/>
        </w:rPr>
      </w:pPr>
      <w:r>
        <w:rPr>
          <w:lang w:eastAsia="nl-BE"/>
        </w:rPr>
        <w:t>(Voor Windows) WSL</w:t>
      </w:r>
    </w:p>
    <w:p w14:paraId="6D9DCE17" w14:textId="47E1C613" w:rsidR="006F369D" w:rsidRDefault="00641E8B" w:rsidP="00641E8B">
      <w:pPr>
        <w:spacing w:after="200" w:line="276" w:lineRule="auto"/>
        <w:jc w:val="left"/>
        <w:rPr>
          <w:lang w:eastAsia="nl-BE"/>
        </w:rPr>
      </w:pPr>
      <w:r>
        <w:rPr>
          <w:lang w:eastAsia="nl-BE"/>
        </w:rPr>
        <w:t xml:space="preserve">Het docker compose script bevindt zich in de folder: </w:t>
      </w:r>
      <w:r w:rsidR="006F369D">
        <w:rPr>
          <w:i/>
          <w:iCs/>
          <w:lang w:eastAsia="nl-BE"/>
        </w:rPr>
        <w:t>/docker/docker-compose.yml</w:t>
      </w:r>
      <w:r w:rsidR="006F369D">
        <w:rPr>
          <w:lang w:eastAsia="nl-BE"/>
        </w:rPr>
        <w:t xml:space="preserve">. En kan </w:t>
      </w:r>
      <w:r w:rsidR="006A65FD">
        <w:rPr>
          <w:lang w:eastAsia="nl-BE"/>
        </w:rPr>
        <w:t>uitgevoerd</w:t>
      </w:r>
      <w:r w:rsidR="006F369D">
        <w:rPr>
          <w:lang w:eastAsia="nl-BE"/>
        </w:rPr>
        <w:t xml:space="preserve"> worden </w:t>
      </w:r>
      <w:r w:rsidR="006A65FD">
        <w:rPr>
          <w:lang w:eastAsia="nl-BE"/>
        </w:rPr>
        <w:t>door het volgende commando</w:t>
      </w:r>
      <w:r w:rsidR="006F369D">
        <w:rPr>
          <w:lang w:eastAsia="nl-BE"/>
        </w:rPr>
        <w:t>:</w:t>
      </w:r>
    </w:p>
    <w:tbl>
      <w:tblPr>
        <w:tblStyle w:val="Tabelraster"/>
        <w:tblW w:w="9146" w:type="dxa"/>
        <w:tblLook w:val="04A0" w:firstRow="1" w:lastRow="0" w:firstColumn="1" w:lastColumn="0" w:noHBand="0" w:noVBand="1"/>
      </w:tblPr>
      <w:tblGrid>
        <w:gridCol w:w="9146"/>
      </w:tblGrid>
      <w:tr w:rsidR="006F369D" w:rsidRPr="009F441F" w14:paraId="02549EC1" w14:textId="77777777" w:rsidTr="0046043B">
        <w:trPr>
          <w:trHeight w:val="330"/>
        </w:trPr>
        <w:tc>
          <w:tcPr>
            <w:tcW w:w="9146" w:type="dxa"/>
          </w:tcPr>
          <w:p w14:paraId="4EDFFF5E" w14:textId="436FF8E3" w:rsidR="006F369D" w:rsidRPr="005937BD" w:rsidRDefault="006F369D" w:rsidP="00460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lang w:val="en-US" w:eastAsia="nl-BE"/>
              </w:rPr>
            </w:pPr>
            <w:r>
              <w:rPr>
                <w:rFonts w:ascii="Courier New" w:hAnsi="Courier New" w:cs="Courier New"/>
                <w:color w:val="auto"/>
                <w:sz w:val="20"/>
                <w:szCs w:val="20"/>
                <w:lang w:val="en-US"/>
              </w:rPr>
              <w:t>docker-compose up</w:t>
            </w:r>
          </w:p>
        </w:tc>
      </w:tr>
    </w:tbl>
    <w:p w14:paraId="14402995" w14:textId="77777777" w:rsidR="006F369D" w:rsidRDefault="006F369D" w:rsidP="00641E8B">
      <w:pPr>
        <w:spacing w:after="200" w:line="276" w:lineRule="auto"/>
        <w:jc w:val="left"/>
        <w:rPr>
          <w:lang w:eastAsia="nl-BE"/>
        </w:rPr>
      </w:pPr>
    </w:p>
    <w:p w14:paraId="17F592C1" w14:textId="60D8861C" w:rsidR="008E1024" w:rsidRDefault="008E1024" w:rsidP="00641E8B">
      <w:pPr>
        <w:spacing w:after="200" w:line="276" w:lineRule="auto"/>
        <w:jc w:val="left"/>
        <w:rPr>
          <w:lang w:eastAsia="nl-BE"/>
        </w:rPr>
      </w:pPr>
      <w:r>
        <w:rPr>
          <w:lang w:eastAsia="nl-BE"/>
        </w:rPr>
        <w:br w:type="page"/>
      </w:r>
    </w:p>
    <w:p w14:paraId="34AD58E4" w14:textId="00FDD1DA" w:rsidR="0046723D" w:rsidRDefault="002B1997" w:rsidP="00F14B1B">
      <w:pPr>
        <w:rPr>
          <w:b/>
          <w:bCs/>
          <w:lang w:eastAsia="nl-BE"/>
        </w:rPr>
      </w:pPr>
      <w:r w:rsidRPr="006B1159">
        <w:rPr>
          <w:b/>
          <w:bCs/>
          <w:lang w:eastAsia="nl-BE"/>
        </w:rPr>
        <w:lastRenderedPageBreak/>
        <w:t>GitLab CI/CD</w:t>
      </w:r>
    </w:p>
    <w:p w14:paraId="38BC5994" w14:textId="68161627" w:rsidR="009C2CC6" w:rsidRDefault="009C2CC6" w:rsidP="00F14B1B">
      <w:pPr>
        <w:rPr>
          <w:i/>
          <w:iCs/>
          <w:lang w:eastAsia="nl-BE"/>
        </w:rPr>
      </w:pPr>
      <w:r>
        <w:rPr>
          <w:i/>
          <w:iCs/>
          <w:lang w:eastAsia="nl-BE"/>
        </w:rPr>
        <w:t>Voor GitLab, zie eerst B. Configuratie voor productieomgeving</w:t>
      </w:r>
    </w:p>
    <w:p w14:paraId="1D0D9502" w14:textId="4A13427F" w:rsidR="006D51D5" w:rsidRDefault="00B32265">
      <w:pPr>
        <w:spacing w:after="200" w:line="276" w:lineRule="auto"/>
        <w:jc w:val="left"/>
        <w:rPr>
          <w:lang w:eastAsia="nl-BE"/>
        </w:rPr>
      </w:pPr>
      <w:r>
        <w:rPr>
          <w:lang w:eastAsia="nl-BE"/>
        </w:rPr>
        <w:t xml:space="preserve">Het GitLab CI/CD script bevindt zich onder </w:t>
      </w:r>
      <w:r w:rsidR="00563D2A">
        <w:rPr>
          <w:i/>
          <w:iCs/>
          <w:lang w:eastAsia="nl-BE"/>
        </w:rPr>
        <w:t>.gitlab-ci.yml</w:t>
      </w:r>
      <w:r w:rsidR="00563D2A">
        <w:rPr>
          <w:lang w:eastAsia="nl-BE"/>
        </w:rPr>
        <w:t>.</w:t>
      </w:r>
      <w:r w:rsidR="006D51D5">
        <w:rPr>
          <w:lang w:eastAsia="nl-BE"/>
        </w:rPr>
        <w:t xml:space="preserve"> </w:t>
      </w:r>
      <w:r w:rsidR="006D51D5">
        <w:rPr>
          <w:lang w:eastAsia="nl-BE"/>
        </w:rPr>
        <w:br/>
        <w:t>Bij het opstellen van een GitLab project zal dit automatisch gedetecteerd worden</w:t>
      </w:r>
      <w:r w:rsidR="00B058C7">
        <w:rPr>
          <w:lang w:eastAsia="nl-BE"/>
        </w:rPr>
        <w:t>, builden en dep</w:t>
      </w:r>
      <w:r w:rsidR="004F7912">
        <w:rPr>
          <w:lang w:eastAsia="nl-BE"/>
        </w:rPr>
        <w:t>l</w:t>
      </w:r>
      <w:r w:rsidR="00B058C7">
        <w:rPr>
          <w:lang w:eastAsia="nl-BE"/>
        </w:rPr>
        <w:t>oyen bij elke merge request, of commit op main.</w:t>
      </w:r>
    </w:p>
    <w:p w14:paraId="3E92DB92" w14:textId="441D0C3C" w:rsidR="004A00D5" w:rsidRPr="008E1024" w:rsidRDefault="000210F2">
      <w:pPr>
        <w:spacing w:after="200" w:line="276" w:lineRule="auto"/>
        <w:jc w:val="left"/>
        <w:rPr>
          <w:lang w:eastAsia="nl-BE"/>
        </w:rPr>
      </w:pPr>
      <w:r>
        <w:rPr>
          <w:lang w:eastAsia="nl-BE"/>
        </w:rPr>
        <w:t xml:space="preserve">Environment variables worden automatisch </w:t>
      </w:r>
      <w:r w:rsidR="002A627E">
        <w:rPr>
          <w:lang w:eastAsia="nl-BE"/>
        </w:rPr>
        <w:t xml:space="preserve">doorgegeven via </w:t>
      </w:r>
      <w:r w:rsidR="003708AC">
        <w:rPr>
          <w:lang w:eastAsia="nl-BE"/>
        </w:rPr>
        <w:t>GitLab</w:t>
      </w:r>
      <w:r w:rsidR="004A00D5">
        <w:rPr>
          <w:lang w:eastAsia="nl-BE"/>
        </w:rPr>
        <w:t xml:space="preserve">, onder </w:t>
      </w:r>
      <w:r w:rsidR="004A00D5">
        <w:rPr>
          <w:i/>
          <w:iCs/>
          <w:lang w:eastAsia="nl-BE"/>
        </w:rPr>
        <w:t>Settings &gt; CI/CD &gt; Variables</w:t>
      </w:r>
      <w:r w:rsidR="008E1024">
        <w:rPr>
          <w:lang w:eastAsia="nl-BE"/>
        </w:rPr>
        <w:t>.</w:t>
      </w:r>
    </w:p>
    <w:p w14:paraId="2610C841" w14:textId="77777777" w:rsidR="00217765" w:rsidRDefault="008E1024">
      <w:pPr>
        <w:spacing w:after="200" w:line="276" w:lineRule="auto"/>
        <w:jc w:val="left"/>
        <w:rPr>
          <w:lang w:eastAsia="nl-BE"/>
        </w:rPr>
      </w:pPr>
      <w:r w:rsidRPr="008E1024">
        <w:rPr>
          <w:noProof/>
          <w:lang w:eastAsia="nl-BE"/>
        </w:rPr>
        <w:drawing>
          <wp:inline distT="0" distB="0" distL="0" distR="0" wp14:anchorId="639F20E7" wp14:editId="1674B2C2">
            <wp:extent cx="5760720" cy="2606675"/>
            <wp:effectExtent l="0" t="0" r="0" b="3175"/>
            <wp:docPr id="646674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74730" name="Picture 1" descr="A screenshot of a computer&#10;&#10;Description automatically generated"/>
                    <pic:cNvPicPr/>
                  </pic:nvPicPr>
                  <pic:blipFill>
                    <a:blip r:embed="rId15"/>
                    <a:stretch>
                      <a:fillRect/>
                    </a:stretch>
                  </pic:blipFill>
                  <pic:spPr>
                    <a:xfrm>
                      <a:off x="0" y="0"/>
                      <a:ext cx="5760720" cy="2606675"/>
                    </a:xfrm>
                    <a:prstGeom prst="rect">
                      <a:avLst/>
                    </a:prstGeom>
                  </pic:spPr>
                </pic:pic>
              </a:graphicData>
            </a:graphic>
          </wp:inline>
        </w:drawing>
      </w:r>
    </w:p>
    <w:p w14:paraId="2D98F7B2" w14:textId="261F9E83" w:rsidR="001974D5" w:rsidRDefault="001974D5">
      <w:pPr>
        <w:spacing w:after="200" w:line="276" w:lineRule="auto"/>
        <w:jc w:val="left"/>
        <w:rPr>
          <w:lang w:eastAsia="nl-BE"/>
        </w:rPr>
      </w:pPr>
      <w:r>
        <w:rPr>
          <w:lang w:eastAsia="nl-BE"/>
        </w:rPr>
        <w:br w:type="page"/>
      </w:r>
    </w:p>
    <w:p w14:paraId="2F4668A8" w14:textId="0C4E1E3A" w:rsidR="00A84286" w:rsidRDefault="00A84286" w:rsidP="00A84286">
      <w:pPr>
        <w:pStyle w:val="Kop2"/>
        <w:numPr>
          <w:ilvl w:val="0"/>
          <w:numId w:val="17"/>
        </w:numPr>
        <w:tabs>
          <w:tab w:val="num" w:pos="0"/>
        </w:tabs>
        <w:ind w:left="0" w:hanging="198"/>
        <w:rPr>
          <w:rStyle w:val="Intensievebenadrukking"/>
        </w:rPr>
      </w:pPr>
      <w:bookmarkStart w:id="17" w:name="_Toc185802133"/>
      <w:r>
        <w:rPr>
          <w:rStyle w:val="Intensievebenadrukking"/>
        </w:rPr>
        <w:lastRenderedPageBreak/>
        <w:t>Configuratie voor productieomgeving</w:t>
      </w:r>
      <w:bookmarkEnd w:id="17"/>
    </w:p>
    <w:p w14:paraId="49E75AA6" w14:textId="60F6309C" w:rsidR="00600B14" w:rsidRDefault="00B24DE8" w:rsidP="003F1C6B">
      <w:pPr>
        <w:jc w:val="left"/>
        <w:rPr>
          <w:lang w:val="nl-BE" w:eastAsia="nl-BE"/>
        </w:rPr>
      </w:pPr>
      <w:r>
        <w:rPr>
          <w:lang w:val="nl-BE" w:eastAsia="nl-BE"/>
        </w:rPr>
        <w:t xml:space="preserve">Er zijn </w:t>
      </w:r>
      <w:r w:rsidR="000043B0">
        <w:rPr>
          <w:lang w:val="nl-BE" w:eastAsia="nl-BE"/>
        </w:rPr>
        <w:t>extra environment variables die geconfigureerd moeten zijn voor productiegebruik</w:t>
      </w:r>
      <w:r w:rsidR="003F1C6B">
        <w:rPr>
          <w:lang w:val="nl-BE" w:eastAsia="nl-BE"/>
        </w:rPr>
        <w:t>.</w:t>
      </w:r>
    </w:p>
    <w:p w14:paraId="26475698" w14:textId="68A99D82" w:rsidR="001B3727" w:rsidRPr="006B1159" w:rsidRDefault="001B2F87" w:rsidP="00600B14">
      <w:pPr>
        <w:rPr>
          <w:b/>
          <w:bCs/>
          <w:lang w:val="nl-BE" w:eastAsia="nl-BE"/>
        </w:rPr>
      </w:pPr>
      <w:r w:rsidRPr="006B1159">
        <w:rPr>
          <w:b/>
          <w:bCs/>
          <w:lang w:val="nl-BE" w:eastAsia="nl-BE"/>
        </w:rPr>
        <w:t>Backend</w:t>
      </w:r>
    </w:p>
    <w:tbl>
      <w:tblPr>
        <w:tblStyle w:val="Onopgemaaktetabel5"/>
        <w:tblW w:w="0" w:type="auto"/>
        <w:jc w:val="center"/>
        <w:tblLook w:val="04A0" w:firstRow="1" w:lastRow="0" w:firstColumn="1" w:lastColumn="0" w:noHBand="0" w:noVBand="1"/>
      </w:tblPr>
      <w:tblGrid>
        <w:gridCol w:w="3322"/>
        <w:gridCol w:w="2845"/>
      </w:tblGrid>
      <w:tr w:rsidR="00807863" w:rsidRPr="009F441F" w14:paraId="74CF8722" w14:textId="77777777" w:rsidTr="00807863">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100" w:firstRow="0" w:lastRow="0" w:firstColumn="1" w:lastColumn="0" w:oddVBand="0" w:evenVBand="0" w:oddHBand="0" w:evenHBand="0" w:firstRowFirstColumn="1" w:firstRowLastColumn="0" w:lastRowFirstColumn="0" w:lastRowLastColumn="0"/>
            <w:tcW w:w="3322" w:type="dxa"/>
          </w:tcPr>
          <w:p w14:paraId="6FF49042" w14:textId="77777777" w:rsidR="00807863" w:rsidRPr="009F441F" w:rsidRDefault="00807863">
            <w:pPr>
              <w:spacing w:before="240"/>
              <w:jc w:val="center"/>
              <w:rPr>
                <w:lang w:val="nl-BE" w:eastAsia="nl-BE"/>
              </w:rPr>
            </w:pPr>
            <w:r w:rsidRPr="009F441F">
              <w:rPr>
                <w:lang w:val="nl-BE" w:eastAsia="nl-BE"/>
              </w:rPr>
              <w:t>Key</w:t>
            </w:r>
          </w:p>
        </w:tc>
        <w:tc>
          <w:tcPr>
            <w:tcW w:w="2845" w:type="dxa"/>
          </w:tcPr>
          <w:p w14:paraId="144F238C" w14:textId="77777777" w:rsidR="00807863" w:rsidRPr="009F441F" w:rsidRDefault="00807863">
            <w:pPr>
              <w:spacing w:before="240"/>
              <w:jc w:val="center"/>
              <w:cnfStyle w:val="100000000000" w:firstRow="1" w:lastRow="0" w:firstColumn="0" w:lastColumn="0" w:oddVBand="0" w:evenVBand="0" w:oddHBand="0" w:evenHBand="0" w:firstRowFirstColumn="0" w:firstRowLastColumn="0" w:lastRowFirstColumn="0" w:lastRowLastColumn="0"/>
              <w:rPr>
                <w:lang w:val="nl-BE" w:eastAsia="nl-BE"/>
              </w:rPr>
            </w:pPr>
            <w:r w:rsidRPr="009F441F">
              <w:rPr>
                <w:lang w:val="nl-BE" w:eastAsia="nl-BE"/>
              </w:rPr>
              <w:t>Uitleg</w:t>
            </w:r>
          </w:p>
        </w:tc>
      </w:tr>
      <w:tr w:rsidR="00807863" w:rsidRPr="009F441F" w14:paraId="00FA69A1" w14:textId="77777777" w:rsidTr="00807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vAlign w:val="center"/>
          </w:tcPr>
          <w:p w14:paraId="248179E2" w14:textId="0451EC30" w:rsidR="00807863" w:rsidRDefault="00807863">
            <w:pPr>
              <w:spacing w:before="240"/>
              <w:jc w:val="center"/>
              <w:rPr>
                <w:lang w:val="nl-BE" w:eastAsia="nl-BE"/>
              </w:rPr>
            </w:pPr>
            <w:r>
              <w:rPr>
                <w:lang w:val="nl-BE" w:eastAsia="nl-BE"/>
              </w:rPr>
              <w:t>PROJECT_HOST</w:t>
            </w:r>
          </w:p>
        </w:tc>
        <w:tc>
          <w:tcPr>
            <w:tcW w:w="2845" w:type="dxa"/>
          </w:tcPr>
          <w:p w14:paraId="162D8635" w14:textId="306B433B" w:rsidR="00807863" w:rsidRPr="009F441F" w:rsidRDefault="00807863">
            <w:pPr>
              <w:spacing w:before="240"/>
              <w:jc w:val="center"/>
              <w:cnfStyle w:val="000000100000" w:firstRow="0" w:lastRow="0" w:firstColumn="0" w:lastColumn="0" w:oddVBand="0" w:evenVBand="0" w:oddHBand="1" w:evenHBand="0" w:firstRowFirstColumn="0" w:firstRowLastColumn="0" w:lastRowFirstColumn="0" w:lastRowLastColumn="0"/>
              <w:rPr>
                <w:lang w:val="nl-BE" w:eastAsia="nl-BE"/>
              </w:rPr>
            </w:pPr>
            <w:r>
              <w:rPr>
                <w:lang w:val="nl-BE" w:eastAsia="nl-BE"/>
              </w:rPr>
              <w:t>Het domein waarop de frontend wordt gehost voor de administratieve GATAM gebruikers.</w:t>
            </w:r>
          </w:p>
        </w:tc>
      </w:tr>
      <w:tr w:rsidR="00807863" w:rsidRPr="009F441F" w14:paraId="6329056E" w14:textId="77777777" w:rsidTr="00807863">
        <w:trPr>
          <w:jc w:val="center"/>
        </w:trPr>
        <w:tc>
          <w:tcPr>
            <w:cnfStyle w:val="001000000000" w:firstRow="0" w:lastRow="0" w:firstColumn="1" w:lastColumn="0" w:oddVBand="0" w:evenVBand="0" w:oddHBand="0" w:evenHBand="0" w:firstRowFirstColumn="0" w:firstRowLastColumn="0" w:lastRowFirstColumn="0" w:lastRowLastColumn="0"/>
            <w:tcW w:w="3322" w:type="dxa"/>
            <w:vAlign w:val="center"/>
          </w:tcPr>
          <w:p w14:paraId="6C4125AE" w14:textId="20BA47D5" w:rsidR="00807863" w:rsidRDefault="00807863">
            <w:pPr>
              <w:spacing w:before="240"/>
              <w:jc w:val="center"/>
              <w:rPr>
                <w:lang w:val="nl-BE" w:eastAsia="nl-BE"/>
              </w:rPr>
            </w:pPr>
            <w:r>
              <w:rPr>
                <w:lang w:val="nl-BE" w:eastAsia="nl-BE"/>
              </w:rPr>
              <w:t>PROJECT_USERS_HOST</w:t>
            </w:r>
          </w:p>
        </w:tc>
        <w:tc>
          <w:tcPr>
            <w:tcW w:w="2845" w:type="dxa"/>
          </w:tcPr>
          <w:p w14:paraId="1A4F7714" w14:textId="357A5067" w:rsidR="00807863" w:rsidRPr="009F441F" w:rsidRDefault="00807863">
            <w:pPr>
              <w:spacing w:before="240"/>
              <w:jc w:val="center"/>
              <w:cnfStyle w:val="000000000000" w:firstRow="0" w:lastRow="0" w:firstColumn="0" w:lastColumn="0" w:oddVBand="0" w:evenVBand="0" w:oddHBand="0" w:evenHBand="0" w:firstRowFirstColumn="0" w:firstRowLastColumn="0" w:lastRowFirstColumn="0" w:lastRowLastColumn="0"/>
              <w:rPr>
                <w:lang w:val="nl-BE" w:eastAsia="nl-BE"/>
              </w:rPr>
            </w:pPr>
            <w:r>
              <w:rPr>
                <w:lang w:val="nl-BE" w:eastAsia="nl-BE"/>
              </w:rPr>
              <w:t>Het domein waarop de frontend wordt gehost voor de niet-administratieve GATAM gebruikers.</w:t>
            </w:r>
          </w:p>
        </w:tc>
      </w:tr>
    </w:tbl>
    <w:p w14:paraId="1DA577E0" w14:textId="77777777" w:rsidR="00F14B1B" w:rsidRPr="00600B14" w:rsidRDefault="00F14B1B" w:rsidP="00600B14">
      <w:pPr>
        <w:rPr>
          <w:lang w:val="nl-BE" w:eastAsia="nl-BE"/>
        </w:rPr>
      </w:pPr>
    </w:p>
    <w:p w14:paraId="009F6217" w14:textId="5F5E55D6" w:rsidR="00B25B64" w:rsidRPr="00A636FD" w:rsidRDefault="00B25B64" w:rsidP="00B25B64">
      <w:pPr>
        <w:rPr>
          <w:lang w:eastAsia="nl-BE"/>
        </w:rPr>
      </w:pPr>
      <w:r w:rsidRPr="00A636FD">
        <w:rPr>
          <w:i/>
          <w:lang w:eastAsia="nl-BE"/>
        </w:rPr>
        <w:t>Frontend</w:t>
      </w:r>
    </w:p>
    <w:p w14:paraId="583599BA" w14:textId="61848953" w:rsidR="0009453F" w:rsidRPr="002A4AF5" w:rsidRDefault="0009453F" w:rsidP="0009453F">
      <w:pPr>
        <w:jc w:val="left"/>
        <w:rPr>
          <w:lang w:eastAsia="nl-BE"/>
        </w:rPr>
      </w:pPr>
      <w:r w:rsidRPr="002A4AF5">
        <w:rPr>
          <w:lang w:eastAsia="nl-BE"/>
        </w:rPr>
        <w:t>In de volgende locaties b</w:t>
      </w:r>
      <w:r>
        <w:rPr>
          <w:lang w:eastAsia="nl-BE"/>
        </w:rPr>
        <w:t xml:space="preserve">evindt zich de configuratie voor de </w:t>
      </w:r>
      <w:r w:rsidR="004F7912">
        <w:rPr>
          <w:lang w:eastAsia="nl-BE"/>
        </w:rPr>
        <w:t>variabelen</w:t>
      </w:r>
      <w:r>
        <w:rPr>
          <w:lang w:eastAsia="nl-BE"/>
        </w:rPr>
        <w:t xml:space="preserve"> in de frontends:</w:t>
      </w:r>
    </w:p>
    <w:p w14:paraId="1B57687D" w14:textId="77777777" w:rsidR="0009453F" w:rsidRPr="002A4AF5" w:rsidRDefault="0009453F" w:rsidP="0009453F">
      <w:pPr>
        <w:pStyle w:val="Lijstalinea"/>
        <w:numPr>
          <w:ilvl w:val="0"/>
          <w:numId w:val="29"/>
        </w:numPr>
        <w:jc w:val="left"/>
        <w:rPr>
          <w:i/>
          <w:iCs/>
          <w:lang w:eastAsia="nl-BE"/>
        </w:rPr>
      </w:pPr>
      <w:r w:rsidRPr="002A4AF5">
        <w:rPr>
          <w:i/>
          <w:iCs/>
          <w:lang w:eastAsia="nl-BE"/>
        </w:rPr>
        <w:t xml:space="preserve">/AP.GATAM.FrontendUsers/wwwroot/appsettings.json </w:t>
      </w:r>
    </w:p>
    <w:p w14:paraId="37539444" w14:textId="4341D2C7" w:rsidR="0009453F" w:rsidRPr="0009453F" w:rsidRDefault="0009453F" w:rsidP="0009453F">
      <w:pPr>
        <w:pStyle w:val="Lijstalinea"/>
        <w:numPr>
          <w:ilvl w:val="0"/>
          <w:numId w:val="29"/>
        </w:numPr>
        <w:jc w:val="left"/>
        <w:rPr>
          <w:i/>
          <w:lang w:eastAsia="nl-BE"/>
        </w:rPr>
      </w:pPr>
      <w:r w:rsidRPr="002A4AF5">
        <w:rPr>
          <w:i/>
          <w:lang w:eastAsia="nl-BE"/>
        </w:rPr>
        <w:t>/AP.GATAM.FrontendGatam/wwwroot/appsettings.json</w:t>
      </w:r>
    </w:p>
    <w:tbl>
      <w:tblPr>
        <w:tblStyle w:val="Tabelraster"/>
        <w:tblW w:w="9146" w:type="dxa"/>
        <w:tblLook w:val="04A0" w:firstRow="1" w:lastRow="0" w:firstColumn="1" w:lastColumn="0" w:noHBand="0" w:noVBand="1"/>
      </w:tblPr>
      <w:tblGrid>
        <w:gridCol w:w="9146"/>
      </w:tblGrid>
      <w:tr w:rsidR="0009453F" w:rsidRPr="009F441F" w14:paraId="5D6A903C" w14:textId="77777777">
        <w:trPr>
          <w:trHeight w:val="330"/>
        </w:trPr>
        <w:tc>
          <w:tcPr>
            <w:tcW w:w="9146" w:type="dxa"/>
          </w:tcPr>
          <w:p w14:paraId="1C6BD238" w14:textId="77777777" w:rsidR="0009453F" w:rsidRPr="00A4054A" w:rsidRDefault="00094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sidRPr="00A4054A">
              <w:rPr>
                <w:rFonts w:ascii="Courier New" w:hAnsi="Courier New" w:cs="Courier New"/>
                <w:color w:val="auto"/>
                <w:sz w:val="20"/>
                <w:szCs w:val="20"/>
                <w:lang w:val="en-US"/>
              </w:rPr>
              <w:t>{</w:t>
            </w:r>
          </w:p>
          <w:p w14:paraId="1A092344" w14:textId="77777777" w:rsidR="00FD0B60" w:rsidRPr="00FD0B60" w:rsidRDefault="0009453F" w:rsidP="00FD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GB"/>
              </w:rPr>
            </w:pPr>
            <w:r w:rsidRPr="0009453F">
              <w:rPr>
                <w:rFonts w:ascii="Courier New" w:hAnsi="Courier New" w:cs="Courier New"/>
                <w:color w:val="auto"/>
                <w:sz w:val="20"/>
                <w:szCs w:val="20"/>
                <w:lang w:val="en-GB"/>
              </w:rPr>
              <w:t xml:space="preserve">  </w:t>
            </w:r>
            <w:r w:rsidR="00FD0B60" w:rsidRPr="00FD0B60">
              <w:rPr>
                <w:rFonts w:ascii="Courier New" w:hAnsi="Courier New" w:cs="Courier New"/>
                <w:color w:val="auto"/>
                <w:sz w:val="20"/>
                <w:szCs w:val="20"/>
                <w:lang w:val="en-GB"/>
              </w:rPr>
              <w:t>"FRONTEND_GATAM": "asp-gatam-04.us.to",</w:t>
            </w:r>
          </w:p>
          <w:p w14:paraId="48150B20" w14:textId="6B8ABAFB" w:rsidR="00FD0B60" w:rsidRDefault="00FD0B60" w:rsidP="00FD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GB"/>
              </w:rPr>
            </w:pPr>
            <w:r w:rsidRPr="00FD0B60">
              <w:rPr>
                <w:rFonts w:ascii="Courier New" w:hAnsi="Courier New" w:cs="Courier New"/>
                <w:color w:val="auto"/>
                <w:sz w:val="20"/>
                <w:szCs w:val="20"/>
                <w:lang w:val="en-GB"/>
              </w:rPr>
              <w:t xml:space="preserve">  "FRONTEND_USERS": "asp-gatam-04-users.us.to",</w:t>
            </w:r>
          </w:p>
          <w:p w14:paraId="02512C81" w14:textId="1EB7B569" w:rsidR="0009453F" w:rsidRPr="00FD0B60" w:rsidRDefault="00FD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GB"/>
              </w:rPr>
            </w:pPr>
            <w:r>
              <w:rPr>
                <w:rFonts w:ascii="Courier New" w:hAnsi="Courier New" w:cs="Courier New"/>
                <w:color w:val="auto"/>
                <w:sz w:val="20"/>
                <w:szCs w:val="20"/>
                <w:lang w:val="en-GB"/>
              </w:rPr>
              <w:t xml:space="preserve">  </w:t>
            </w:r>
            <w:r w:rsidR="0009453F" w:rsidRPr="0009453F">
              <w:rPr>
                <w:rFonts w:ascii="Courier New" w:hAnsi="Courier New" w:cs="Courier New"/>
                <w:color w:val="auto"/>
                <w:sz w:val="20"/>
                <w:szCs w:val="20"/>
                <w:lang w:val="en-GB"/>
              </w:rPr>
              <w:t>"ASPNETCORE_ENVIRONMENT": "</w:t>
            </w:r>
            <w:r w:rsidR="0009453F">
              <w:rPr>
                <w:rFonts w:ascii="Courier New" w:hAnsi="Courier New" w:cs="Courier New"/>
                <w:color w:val="auto"/>
                <w:sz w:val="20"/>
                <w:szCs w:val="20"/>
                <w:lang w:val="en-GB"/>
              </w:rPr>
              <w:t>Production</w:t>
            </w:r>
            <w:r w:rsidR="0009453F" w:rsidRPr="0009453F">
              <w:rPr>
                <w:rFonts w:ascii="Courier New" w:hAnsi="Courier New" w:cs="Courier New"/>
                <w:color w:val="auto"/>
                <w:sz w:val="20"/>
                <w:szCs w:val="20"/>
                <w:lang w:val="en-GB"/>
              </w:rPr>
              <w:t>"</w:t>
            </w:r>
          </w:p>
          <w:p w14:paraId="7A8863D3" w14:textId="77777777" w:rsidR="0009453F" w:rsidRPr="005937BD" w:rsidRDefault="00094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lang w:val="en-US" w:eastAsia="nl-BE"/>
              </w:rPr>
            </w:pPr>
            <w:r w:rsidRPr="005937BD">
              <w:rPr>
                <w:rFonts w:ascii="Courier New" w:hAnsi="Courier New" w:cs="Courier New"/>
                <w:color w:val="auto"/>
                <w:sz w:val="20"/>
                <w:szCs w:val="20"/>
                <w:lang w:val="en-US"/>
              </w:rPr>
              <w:t>}</w:t>
            </w:r>
          </w:p>
        </w:tc>
      </w:tr>
    </w:tbl>
    <w:p w14:paraId="5ACB938B" w14:textId="77777777" w:rsidR="00BB7028" w:rsidRDefault="00BB7028" w:rsidP="001503D3">
      <w:pPr>
        <w:spacing w:after="0" w:line="276" w:lineRule="auto"/>
        <w:jc w:val="left"/>
      </w:pPr>
    </w:p>
    <w:p w14:paraId="3D82F7DB" w14:textId="1E41B9CF" w:rsidR="001503D3" w:rsidRDefault="001503D3" w:rsidP="001503D3">
      <w:pPr>
        <w:spacing w:after="0" w:line="276" w:lineRule="auto"/>
        <w:jc w:val="left"/>
      </w:pPr>
      <w:r>
        <w:t xml:space="preserve">Deze </w:t>
      </w:r>
      <w:r w:rsidR="00F20AD8">
        <w:t>variabelen</w:t>
      </w:r>
      <w:r>
        <w:t xml:space="preserve"> worden hier gedefinieerd </w:t>
      </w:r>
      <w:r w:rsidR="00780B7B">
        <w:t>voor het te kunnen redirecten naar een andere frontend.</w:t>
      </w:r>
      <w:r w:rsidR="00CE2B6B">
        <w:br/>
        <w:t>Maar ook, voor het te kunnen vinden van de API host.</w:t>
      </w:r>
    </w:p>
    <w:p w14:paraId="5410034C" w14:textId="77777777" w:rsidR="001503D3" w:rsidRDefault="001503D3" w:rsidP="001503D3">
      <w:pPr>
        <w:pStyle w:val="Lijstalinea"/>
        <w:numPr>
          <w:ilvl w:val="0"/>
          <w:numId w:val="39"/>
        </w:numPr>
        <w:spacing w:after="200" w:line="276" w:lineRule="auto"/>
        <w:jc w:val="left"/>
      </w:pPr>
      <w:r>
        <w:t>FRONTEND_GATAM</w:t>
      </w:r>
    </w:p>
    <w:p w14:paraId="592570A6" w14:textId="0BDFEE5E" w:rsidR="001503D3" w:rsidRDefault="001503D3" w:rsidP="001503D3">
      <w:pPr>
        <w:pStyle w:val="Lijstalinea"/>
        <w:numPr>
          <w:ilvl w:val="1"/>
          <w:numId w:val="39"/>
        </w:numPr>
        <w:spacing w:after="200" w:line="276" w:lineRule="auto"/>
        <w:jc w:val="left"/>
      </w:pPr>
      <w:r>
        <w:t>Het domein voor de frontend van de administratieve GATAM gebruikers.</w:t>
      </w:r>
      <w:r>
        <w:br/>
        <w:t>Hieronder wordt ook de API gehost.</w:t>
      </w:r>
    </w:p>
    <w:p w14:paraId="6A82AA90" w14:textId="77777777" w:rsidR="001503D3" w:rsidRDefault="001503D3" w:rsidP="001503D3">
      <w:pPr>
        <w:pStyle w:val="Lijstalinea"/>
        <w:numPr>
          <w:ilvl w:val="0"/>
          <w:numId w:val="39"/>
        </w:numPr>
        <w:spacing w:after="200" w:line="276" w:lineRule="auto"/>
        <w:jc w:val="left"/>
      </w:pPr>
      <w:r>
        <w:t>FRONTEND_USERS</w:t>
      </w:r>
    </w:p>
    <w:p w14:paraId="109CC1BF" w14:textId="77777777" w:rsidR="0004088E" w:rsidRDefault="001503D3" w:rsidP="001503D3">
      <w:pPr>
        <w:pStyle w:val="Lijstalinea"/>
        <w:numPr>
          <w:ilvl w:val="1"/>
          <w:numId w:val="39"/>
        </w:numPr>
        <w:spacing w:after="200" w:line="276" w:lineRule="auto"/>
        <w:jc w:val="left"/>
      </w:pPr>
      <w:r>
        <w:t>Het domein voor de frontend van de niet-administratieve GATAM gebruikers.</w:t>
      </w:r>
    </w:p>
    <w:p w14:paraId="740A1D02" w14:textId="77777777" w:rsidR="0004088E" w:rsidRDefault="0004088E" w:rsidP="0004088E">
      <w:pPr>
        <w:pStyle w:val="Lijstalinea"/>
        <w:numPr>
          <w:ilvl w:val="0"/>
          <w:numId w:val="39"/>
        </w:numPr>
        <w:spacing w:after="200" w:line="276" w:lineRule="auto"/>
        <w:jc w:val="left"/>
      </w:pPr>
      <w:r>
        <w:t>ASPNETCORE_ENVIRONMENT</w:t>
      </w:r>
    </w:p>
    <w:p w14:paraId="4A2AC6FA" w14:textId="284F0DB6" w:rsidR="00217765" w:rsidRDefault="00946859" w:rsidP="00F972CF">
      <w:pPr>
        <w:pStyle w:val="Lijstalinea"/>
        <w:numPr>
          <w:ilvl w:val="1"/>
          <w:numId w:val="39"/>
        </w:numPr>
        <w:spacing w:after="200" w:line="276" w:lineRule="auto"/>
        <w:jc w:val="left"/>
      </w:pPr>
      <w:r>
        <w:t xml:space="preserve">Hierdoor veranderd </w:t>
      </w:r>
      <w:r w:rsidR="004F2E4A">
        <w:t>het environment</w:t>
      </w:r>
      <w:r>
        <w:t xml:space="preserve"> naar </w:t>
      </w:r>
      <w:r w:rsidR="00ED3985">
        <w:t>productie</w:t>
      </w:r>
      <w:r>
        <w:t>, en zal het de bovenste twee variabelen gebruiken voor redirects</w:t>
      </w:r>
      <w:r w:rsidR="00ED3985">
        <w:t>.</w:t>
      </w:r>
    </w:p>
    <w:p w14:paraId="5084DA52" w14:textId="6CDF3615" w:rsidR="008F3577" w:rsidRDefault="008F3577" w:rsidP="00217765">
      <w:pPr>
        <w:spacing w:after="200" w:line="276" w:lineRule="auto"/>
        <w:jc w:val="left"/>
      </w:pPr>
      <w:r>
        <w:br w:type="page"/>
      </w:r>
    </w:p>
    <w:p w14:paraId="475A88F8" w14:textId="054E4F25" w:rsidR="00515BD5" w:rsidRDefault="003523D8" w:rsidP="00515BD5">
      <w:pPr>
        <w:pStyle w:val="Kop2"/>
        <w:numPr>
          <w:ilvl w:val="0"/>
          <w:numId w:val="17"/>
        </w:numPr>
        <w:tabs>
          <w:tab w:val="num" w:pos="0"/>
        </w:tabs>
        <w:ind w:left="0" w:hanging="198"/>
        <w:rPr>
          <w:rStyle w:val="Intensievebenadrukking"/>
        </w:rPr>
      </w:pPr>
      <w:bookmarkStart w:id="18" w:name="_Toc185802134"/>
      <w:r>
        <w:rPr>
          <w:rStyle w:val="Intensievebenadrukking"/>
        </w:rPr>
        <w:lastRenderedPageBreak/>
        <w:t xml:space="preserve">GitLab </w:t>
      </w:r>
      <w:r w:rsidR="000956DA">
        <w:rPr>
          <w:rStyle w:val="Intensievebenadrukking"/>
        </w:rPr>
        <w:t>CI/CD</w:t>
      </w:r>
      <w:bookmarkEnd w:id="18"/>
    </w:p>
    <w:p w14:paraId="47F81BDE" w14:textId="22384837" w:rsidR="00561D1F" w:rsidRDefault="00561D1F" w:rsidP="009933D2">
      <w:pPr>
        <w:rPr>
          <w:lang w:val="nl-BE" w:eastAsia="nl-BE"/>
        </w:rPr>
      </w:pPr>
      <w:r>
        <w:rPr>
          <w:lang w:val="nl-BE" w:eastAsia="nl-BE"/>
        </w:rPr>
        <w:t>De CI/CD werkt als volgt</w:t>
      </w:r>
      <w:r w:rsidR="00DD0084">
        <w:rPr>
          <w:lang w:val="nl-BE" w:eastAsia="nl-BE"/>
        </w:rPr>
        <w:t>.</w:t>
      </w:r>
    </w:p>
    <w:p w14:paraId="16D464CE" w14:textId="17E9F6D3" w:rsidR="00DD0084" w:rsidRPr="00DD0084" w:rsidRDefault="00DD0084" w:rsidP="009933D2">
      <w:pPr>
        <w:rPr>
          <w:b/>
          <w:bCs/>
          <w:lang w:val="nl-BE" w:eastAsia="nl-BE"/>
        </w:rPr>
      </w:pPr>
      <w:r w:rsidRPr="00DD0084">
        <w:rPr>
          <w:b/>
          <w:bCs/>
          <w:lang w:val="nl-BE" w:eastAsia="nl-BE"/>
        </w:rPr>
        <w:t>De build fase</w:t>
      </w:r>
    </w:p>
    <w:p w14:paraId="4C10E46F" w14:textId="5A8209D9" w:rsidR="00E1197D" w:rsidRDefault="009933D2" w:rsidP="00E1197D">
      <w:pPr>
        <w:pStyle w:val="Lijstalinea"/>
        <w:numPr>
          <w:ilvl w:val="0"/>
          <w:numId w:val="24"/>
        </w:numPr>
        <w:rPr>
          <w:lang w:val="nl-BE" w:eastAsia="nl-BE"/>
        </w:rPr>
      </w:pPr>
      <w:r>
        <w:rPr>
          <w:lang w:val="nl-BE" w:eastAsia="nl-BE"/>
        </w:rPr>
        <w:t xml:space="preserve">De CI/CD </w:t>
      </w:r>
      <w:r w:rsidR="00E34DFE">
        <w:rPr>
          <w:lang w:val="nl-BE" w:eastAsia="nl-BE"/>
        </w:rPr>
        <w:t>bouwt automatisch bij</w:t>
      </w:r>
      <w:r w:rsidR="00642393">
        <w:rPr>
          <w:lang w:val="nl-BE" w:eastAsia="nl-BE"/>
        </w:rPr>
        <w:t xml:space="preserve"> de volgende c</w:t>
      </w:r>
      <w:r w:rsidR="00F20AD8">
        <w:rPr>
          <w:lang w:val="nl-BE" w:eastAsia="nl-BE"/>
        </w:rPr>
        <w:t>r</w:t>
      </w:r>
      <w:r w:rsidR="00642393">
        <w:rPr>
          <w:lang w:val="nl-BE" w:eastAsia="nl-BE"/>
        </w:rPr>
        <w:t>iteria</w:t>
      </w:r>
      <w:r w:rsidR="00E1197D">
        <w:rPr>
          <w:lang w:val="nl-BE" w:eastAsia="nl-BE"/>
        </w:rPr>
        <w:t>:</w:t>
      </w:r>
    </w:p>
    <w:p w14:paraId="6B94EFB4" w14:textId="77777777" w:rsidR="00E1197D" w:rsidRDefault="003A7145" w:rsidP="00E1197D">
      <w:pPr>
        <w:pStyle w:val="Lijstalinea"/>
        <w:numPr>
          <w:ilvl w:val="1"/>
          <w:numId w:val="24"/>
        </w:numPr>
        <w:rPr>
          <w:lang w:val="nl-BE" w:eastAsia="nl-BE"/>
        </w:rPr>
      </w:pPr>
      <w:r w:rsidRPr="00E1197D">
        <w:rPr>
          <w:lang w:val="nl-BE" w:eastAsia="nl-BE"/>
        </w:rPr>
        <w:t>Bij elk commit op de main branch</w:t>
      </w:r>
    </w:p>
    <w:p w14:paraId="29191EEA" w14:textId="4BBCC2B4" w:rsidR="00642393" w:rsidRDefault="00642393" w:rsidP="00E1197D">
      <w:pPr>
        <w:pStyle w:val="Lijstalinea"/>
        <w:numPr>
          <w:ilvl w:val="1"/>
          <w:numId w:val="24"/>
        </w:numPr>
        <w:rPr>
          <w:lang w:val="nl-BE" w:eastAsia="nl-BE"/>
        </w:rPr>
      </w:pPr>
      <w:r w:rsidRPr="00E1197D">
        <w:rPr>
          <w:lang w:val="nl-BE" w:eastAsia="nl-BE"/>
        </w:rPr>
        <w:t>Voor elk merge request</w:t>
      </w:r>
    </w:p>
    <w:p w14:paraId="2B073D0C" w14:textId="64880D40" w:rsidR="00DD0084" w:rsidRPr="00DD0084" w:rsidRDefault="00DD0084" w:rsidP="00DD0084">
      <w:pPr>
        <w:rPr>
          <w:b/>
          <w:bCs/>
          <w:lang w:val="nl-BE" w:eastAsia="nl-BE"/>
        </w:rPr>
      </w:pPr>
      <w:r>
        <w:rPr>
          <w:b/>
          <w:bCs/>
          <w:lang w:val="nl-BE" w:eastAsia="nl-BE"/>
        </w:rPr>
        <w:t>De deploy fase</w:t>
      </w:r>
    </w:p>
    <w:p w14:paraId="57DA3739" w14:textId="0493B7ED" w:rsidR="00CD3128" w:rsidRDefault="00BB584D" w:rsidP="00CD3128">
      <w:pPr>
        <w:pStyle w:val="Lijstalinea"/>
        <w:numPr>
          <w:ilvl w:val="0"/>
          <w:numId w:val="24"/>
        </w:numPr>
        <w:rPr>
          <w:lang w:val="nl-BE" w:eastAsia="nl-BE"/>
        </w:rPr>
      </w:pPr>
      <w:r>
        <w:rPr>
          <w:lang w:val="nl-BE" w:eastAsia="nl-BE"/>
        </w:rPr>
        <w:t xml:space="preserve">De pipeline </w:t>
      </w:r>
      <w:r w:rsidR="00D56ADD">
        <w:rPr>
          <w:lang w:val="nl-BE" w:eastAsia="nl-BE"/>
        </w:rPr>
        <w:t>verwijderd alle oude images</w:t>
      </w:r>
      <w:r>
        <w:rPr>
          <w:lang w:val="nl-BE" w:eastAsia="nl-BE"/>
        </w:rPr>
        <w:t xml:space="preserve"> </w:t>
      </w:r>
      <w:r w:rsidR="00CD3128">
        <w:rPr>
          <w:lang w:val="nl-BE" w:eastAsia="nl-BE"/>
        </w:rPr>
        <w:t xml:space="preserve">door </w:t>
      </w:r>
      <w:r w:rsidR="00CD3128">
        <w:rPr>
          <w:i/>
          <w:iCs/>
          <w:lang w:val="nl-BE" w:eastAsia="nl-BE"/>
        </w:rPr>
        <w:t>docker system prune -f</w:t>
      </w:r>
      <w:r w:rsidR="00CD3128">
        <w:rPr>
          <w:lang w:val="nl-BE" w:eastAsia="nl-BE"/>
        </w:rPr>
        <w:t xml:space="preserve"> uit te voeren.</w:t>
      </w:r>
    </w:p>
    <w:p w14:paraId="0BE671C0" w14:textId="452E5EE9" w:rsidR="00CD3128" w:rsidRDefault="00D56ADD" w:rsidP="00CD3128">
      <w:pPr>
        <w:pStyle w:val="Lijstalinea"/>
        <w:numPr>
          <w:ilvl w:val="0"/>
          <w:numId w:val="24"/>
        </w:numPr>
        <w:rPr>
          <w:lang w:eastAsia="nl-BE"/>
        </w:rPr>
      </w:pPr>
      <w:r w:rsidRPr="00D56ADD">
        <w:rPr>
          <w:lang w:eastAsia="nl-BE"/>
        </w:rPr>
        <w:t xml:space="preserve">De pipeline runt een </w:t>
      </w:r>
      <w:r w:rsidRPr="00D56ADD">
        <w:rPr>
          <w:i/>
          <w:iCs/>
          <w:lang w:eastAsia="nl-BE"/>
        </w:rPr>
        <w:t>docker compose up</w:t>
      </w:r>
      <w:r w:rsidRPr="00D56ADD">
        <w:rPr>
          <w:lang w:eastAsia="nl-BE"/>
        </w:rPr>
        <w:t xml:space="preserve"> commando in de /doc</w:t>
      </w:r>
      <w:r>
        <w:rPr>
          <w:lang w:eastAsia="nl-BE"/>
        </w:rPr>
        <w:t>ker/ folder.</w:t>
      </w:r>
    </w:p>
    <w:p w14:paraId="452646B2" w14:textId="316FE903" w:rsidR="00B73EA1" w:rsidRDefault="00B73EA1" w:rsidP="00424B79">
      <w:pPr>
        <w:jc w:val="left"/>
        <w:rPr>
          <w:lang w:eastAsia="nl-BE"/>
        </w:rPr>
      </w:pPr>
      <w:r>
        <w:rPr>
          <w:lang w:eastAsia="nl-BE"/>
        </w:rPr>
        <w:t xml:space="preserve">De pipeline laat dan al het buildwerk over aan het </w:t>
      </w:r>
      <w:r w:rsidRPr="00B73EA1">
        <w:rPr>
          <w:i/>
          <w:iCs/>
          <w:lang w:eastAsia="nl-BE"/>
        </w:rPr>
        <w:t>docker-compose.yml</w:t>
      </w:r>
      <w:r>
        <w:rPr>
          <w:lang w:eastAsia="nl-BE"/>
        </w:rPr>
        <w:t xml:space="preserve"> script. </w:t>
      </w:r>
      <w:r w:rsidR="00424B79">
        <w:rPr>
          <w:lang w:eastAsia="nl-BE"/>
        </w:rPr>
        <w:br/>
      </w:r>
      <w:r>
        <w:rPr>
          <w:lang w:eastAsia="nl-BE"/>
        </w:rPr>
        <w:t>Dit script maakt 4 verschillende containers:</w:t>
      </w:r>
    </w:p>
    <w:p w14:paraId="0932C56A" w14:textId="119DC0F1" w:rsidR="00B73EA1" w:rsidRDefault="00B73EA1" w:rsidP="00B73EA1">
      <w:pPr>
        <w:pStyle w:val="Lijstalinea"/>
        <w:numPr>
          <w:ilvl w:val="0"/>
          <w:numId w:val="28"/>
        </w:numPr>
        <w:rPr>
          <w:lang w:eastAsia="nl-BE"/>
        </w:rPr>
      </w:pPr>
      <w:r>
        <w:rPr>
          <w:lang w:eastAsia="nl-BE"/>
        </w:rPr>
        <w:t>Migration</w:t>
      </w:r>
    </w:p>
    <w:p w14:paraId="7A57CAF4" w14:textId="7DF61806" w:rsidR="00A57519" w:rsidRDefault="00B73EA1" w:rsidP="00A57519">
      <w:pPr>
        <w:pStyle w:val="Lijstalinea"/>
        <w:numPr>
          <w:ilvl w:val="1"/>
          <w:numId w:val="28"/>
        </w:numPr>
        <w:jc w:val="left"/>
        <w:rPr>
          <w:lang w:eastAsia="nl-BE"/>
        </w:rPr>
      </w:pPr>
      <w:r>
        <w:rPr>
          <w:lang w:eastAsia="nl-BE"/>
        </w:rPr>
        <w:t xml:space="preserve">Het migration script zal bij elke build </w:t>
      </w:r>
      <w:r w:rsidR="00A57519">
        <w:rPr>
          <w:lang w:eastAsia="nl-BE"/>
        </w:rPr>
        <w:t>de database leegmaken en hierbij een migration op toepassen.</w:t>
      </w:r>
      <w:r w:rsidR="00DC012D">
        <w:rPr>
          <w:lang w:eastAsia="nl-BE"/>
        </w:rPr>
        <w:t xml:space="preserve"> </w:t>
      </w:r>
      <w:r w:rsidR="00A955C2">
        <w:rPr>
          <w:lang w:eastAsia="nl-BE"/>
        </w:rPr>
        <w:t>Dit voorkomt dat migrations niet lukken als er al data aanwezig is.</w:t>
      </w:r>
      <w:r w:rsidR="004979CE">
        <w:rPr>
          <w:lang w:eastAsia="nl-BE"/>
        </w:rPr>
        <w:br/>
        <w:t xml:space="preserve">Het script bevindt zich in </w:t>
      </w:r>
      <w:r w:rsidR="00DC012D">
        <w:rPr>
          <w:i/>
          <w:iCs/>
          <w:lang w:eastAsia="nl-BE"/>
        </w:rPr>
        <w:t>/docker/migrations/Dockerfile</w:t>
      </w:r>
    </w:p>
    <w:p w14:paraId="205A76C3" w14:textId="7200A095" w:rsidR="00B73EA1" w:rsidRDefault="00B73EA1" w:rsidP="00B73EA1">
      <w:pPr>
        <w:pStyle w:val="Lijstalinea"/>
        <w:numPr>
          <w:ilvl w:val="0"/>
          <w:numId w:val="28"/>
        </w:numPr>
        <w:rPr>
          <w:lang w:eastAsia="nl-BE"/>
        </w:rPr>
      </w:pPr>
      <w:r>
        <w:rPr>
          <w:lang w:eastAsia="nl-BE"/>
        </w:rPr>
        <w:t>Backend</w:t>
      </w:r>
    </w:p>
    <w:p w14:paraId="4A2AE34D" w14:textId="1219833F" w:rsidR="0010064A" w:rsidRDefault="00B73EA1" w:rsidP="000139CA">
      <w:pPr>
        <w:pStyle w:val="Lijstalinea"/>
        <w:numPr>
          <w:ilvl w:val="0"/>
          <w:numId w:val="28"/>
        </w:numPr>
        <w:rPr>
          <w:lang w:eastAsia="nl-BE"/>
        </w:rPr>
      </w:pPr>
      <w:r>
        <w:rPr>
          <w:lang w:eastAsia="nl-BE"/>
        </w:rPr>
        <w:t>Frontend Gatam</w:t>
      </w:r>
    </w:p>
    <w:p w14:paraId="781EF5C8" w14:textId="29DFFE45" w:rsidR="00B73EA1" w:rsidRDefault="00B73EA1" w:rsidP="00B73EA1">
      <w:pPr>
        <w:pStyle w:val="Lijstalinea"/>
        <w:numPr>
          <w:ilvl w:val="0"/>
          <w:numId w:val="28"/>
        </w:numPr>
        <w:rPr>
          <w:lang w:eastAsia="nl-BE"/>
        </w:rPr>
      </w:pPr>
      <w:r>
        <w:rPr>
          <w:lang w:eastAsia="nl-BE"/>
        </w:rPr>
        <w:t>Frontend Users</w:t>
      </w:r>
    </w:p>
    <w:p w14:paraId="5EAEEE36" w14:textId="2FFF3CAC" w:rsidR="00DD0084" w:rsidRDefault="00DD0084" w:rsidP="00DD0084">
      <w:pPr>
        <w:rPr>
          <w:lang w:eastAsia="nl-BE"/>
        </w:rPr>
      </w:pPr>
      <w:r>
        <w:rPr>
          <w:lang w:eastAsia="nl-BE"/>
        </w:rPr>
        <w:t xml:space="preserve">Hier beneden zien we een overzicht van de verschillende stages dat het </w:t>
      </w:r>
      <w:r w:rsidR="00291BC8">
        <w:rPr>
          <w:lang w:eastAsia="nl-BE"/>
        </w:rPr>
        <w:t>GitLab CI/CD script doorgaat:</w:t>
      </w:r>
    </w:p>
    <w:p w14:paraId="765C3234" w14:textId="30231BA4" w:rsidR="00DD0084" w:rsidRDefault="00DD0084" w:rsidP="00DD0084">
      <w:pPr>
        <w:jc w:val="center"/>
        <w:rPr>
          <w:lang w:eastAsia="nl-BE"/>
        </w:rPr>
      </w:pPr>
      <w:r w:rsidRPr="00222A62">
        <w:rPr>
          <w:noProof/>
          <w:lang w:eastAsia="nl-BE"/>
        </w:rPr>
        <w:drawing>
          <wp:inline distT="0" distB="0" distL="0" distR="0" wp14:anchorId="4DE83B71" wp14:editId="613D4839">
            <wp:extent cx="3588888" cy="1488369"/>
            <wp:effectExtent l="0" t="0" r="0" b="0"/>
            <wp:docPr id="2065011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11967" name="Picture 1" descr="A screenshot of a computer&#10;&#10;Description automatically generated"/>
                    <pic:cNvPicPr/>
                  </pic:nvPicPr>
                  <pic:blipFill>
                    <a:blip r:embed="rId16"/>
                    <a:stretch>
                      <a:fillRect/>
                    </a:stretch>
                  </pic:blipFill>
                  <pic:spPr>
                    <a:xfrm>
                      <a:off x="0" y="0"/>
                      <a:ext cx="3602148" cy="1493868"/>
                    </a:xfrm>
                    <a:prstGeom prst="rect">
                      <a:avLst/>
                    </a:prstGeom>
                  </pic:spPr>
                </pic:pic>
              </a:graphicData>
            </a:graphic>
          </wp:inline>
        </w:drawing>
      </w:r>
    </w:p>
    <w:p w14:paraId="7D8EAF77" w14:textId="01E17D22" w:rsidR="00724498" w:rsidRDefault="00724498" w:rsidP="00724498">
      <w:pPr>
        <w:spacing w:after="200" w:line="276" w:lineRule="auto"/>
        <w:jc w:val="left"/>
        <w:rPr>
          <w:lang w:eastAsia="nl-BE"/>
        </w:rPr>
      </w:pPr>
      <w:r>
        <w:rPr>
          <w:lang w:eastAsia="nl-BE"/>
        </w:rPr>
        <w:t xml:space="preserve">Bij het uitvoeren van een pipeline zal er zich een environment bevinden onder </w:t>
      </w:r>
      <w:r w:rsidRPr="00724498">
        <w:rPr>
          <w:i/>
          <w:iCs/>
          <w:lang w:eastAsia="nl-BE"/>
        </w:rPr>
        <w:t>Operate &gt; Environments</w:t>
      </w:r>
      <w:r>
        <w:rPr>
          <w:lang w:eastAsia="nl-BE"/>
        </w:rPr>
        <w:t>.</w:t>
      </w:r>
    </w:p>
    <w:p w14:paraId="31C5B846" w14:textId="65EE5AF2" w:rsidR="00724498" w:rsidRDefault="00724498" w:rsidP="00724498">
      <w:pPr>
        <w:jc w:val="center"/>
        <w:rPr>
          <w:lang w:eastAsia="nl-BE"/>
        </w:rPr>
      </w:pPr>
      <w:r w:rsidRPr="00724498">
        <w:rPr>
          <w:noProof/>
          <w:lang w:eastAsia="nl-BE"/>
        </w:rPr>
        <w:drawing>
          <wp:inline distT="0" distB="0" distL="0" distR="0" wp14:anchorId="0423D35B" wp14:editId="6D6FEA93">
            <wp:extent cx="5760720" cy="1883410"/>
            <wp:effectExtent l="0" t="0" r="0" b="2540"/>
            <wp:docPr id="93945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53148" name="Picture 1" descr="A screenshot of a computer&#10;&#10;Description automatically generated"/>
                    <pic:cNvPicPr/>
                  </pic:nvPicPr>
                  <pic:blipFill>
                    <a:blip r:embed="rId17"/>
                    <a:stretch>
                      <a:fillRect/>
                    </a:stretch>
                  </pic:blipFill>
                  <pic:spPr>
                    <a:xfrm>
                      <a:off x="0" y="0"/>
                      <a:ext cx="5760720" cy="1883410"/>
                    </a:xfrm>
                    <a:prstGeom prst="rect">
                      <a:avLst/>
                    </a:prstGeom>
                  </pic:spPr>
                </pic:pic>
              </a:graphicData>
            </a:graphic>
          </wp:inline>
        </w:drawing>
      </w:r>
    </w:p>
    <w:p w14:paraId="15C36966" w14:textId="0FE28558" w:rsidR="00DD324B" w:rsidRPr="006B1159" w:rsidRDefault="00DD324B" w:rsidP="00DD324B">
      <w:pPr>
        <w:rPr>
          <w:b/>
          <w:bCs/>
          <w:lang w:eastAsia="nl-BE"/>
        </w:rPr>
      </w:pPr>
      <w:r w:rsidRPr="006B1159">
        <w:rPr>
          <w:b/>
          <w:bCs/>
          <w:lang w:eastAsia="nl-BE"/>
        </w:rPr>
        <w:lastRenderedPageBreak/>
        <w:t>Merge requests</w:t>
      </w:r>
    </w:p>
    <w:p w14:paraId="58116408" w14:textId="4F57B413" w:rsidR="00561D1F" w:rsidRDefault="003A7145" w:rsidP="003A7145">
      <w:pPr>
        <w:rPr>
          <w:lang w:val="nl-BE" w:eastAsia="nl-BE"/>
        </w:rPr>
      </w:pPr>
      <w:r>
        <w:rPr>
          <w:lang w:val="nl-BE" w:eastAsia="nl-BE"/>
        </w:rPr>
        <w:t xml:space="preserve">Bij de merge requests wordt er automatisch een “dummy” project opgebouwd, </w:t>
      </w:r>
      <w:r w:rsidR="00561D1F">
        <w:rPr>
          <w:lang w:val="nl-BE" w:eastAsia="nl-BE"/>
        </w:rPr>
        <w:t>en worden</w:t>
      </w:r>
      <w:r w:rsidR="007A7505">
        <w:rPr>
          <w:lang w:val="nl-BE" w:eastAsia="nl-BE"/>
        </w:rPr>
        <w:t xml:space="preserve"> alle</w:t>
      </w:r>
      <w:r w:rsidR="00561D1F">
        <w:rPr>
          <w:lang w:val="nl-BE" w:eastAsia="nl-BE"/>
        </w:rPr>
        <w:t xml:space="preserve"> </w:t>
      </w:r>
      <w:r w:rsidR="006E3EC1">
        <w:rPr>
          <w:lang w:val="nl-BE" w:eastAsia="nl-BE"/>
        </w:rPr>
        <w:t>tests automatisch</w:t>
      </w:r>
      <w:r w:rsidR="007A7505">
        <w:rPr>
          <w:lang w:val="nl-BE" w:eastAsia="nl-BE"/>
        </w:rPr>
        <w:t xml:space="preserve"> </w:t>
      </w:r>
      <w:r w:rsidR="00561D1F">
        <w:rPr>
          <w:lang w:val="nl-BE" w:eastAsia="nl-BE"/>
        </w:rPr>
        <w:t>uitgevoerd</w:t>
      </w:r>
      <w:r w:rsidR="009F1CD3">
        <w:rPr>
          <w:lang w:val="nl-BE" w:eastAsia="nl-BE"/>
        </w:rPr>
        <w:t>.</w:t>
      </w:r>
    </w:p>
    <w:p w14:paraId="35954D8F" w14:textId="46AFEB89" w:rsidR="002E5E09" w:rsidRDefault="00590129" w:rsidP="003A7145">
      <w:pPr>
        <w:rPr>
          <w:lang w:val="nl-BE" w:eastAsia="nl-BE"/>
        </w:rPr>
      </w:pPr>
      <w:r>
        <w:rPr>
          <w:lang w:val="nl-BE" w:eastAsia="nl-BE"/>
        </w:rPr>
        <w:t>Dit zorgt ervoor dat bij elke merge request de pipeline succesvol zal moeten uitgevoerd worden, voordat men kan mergen.</w:t>
      </w:r>
    </w:p>
    <w:p w14:paraId="1D87B131" w14:textId="600C9F00" w:rsidR="00BB2707" w:rsidRDefault="002E5E09" w:rsidP="00676793">
      <w:pPr>
        <w:jc w:val="center"/>
        <w:rPr>
          <w:lang w:val="nl-BE" w:eastAsia="nl-BE"/>
        </w:rPr>
      </w:pPr>
      <w:r w:rsidRPr="002E5E09">
        <w:rPr>
          <w:noProof/>
          <w:lang w:val="nl-BE" w:eastAsia="nl-BE"/>
        </w:rPr>
        <w:drawing>
          <wp:inline distT="0" distB="0" distL="0" distR="0" wp14:anchorId="09EE2496" wp14:editId="1A49AAB3">
            <wp:extent cx="2743583" cy="847843"/>
            <wp:effectExtent l="0" t="0" r="0" b="9525"/>
            <wp:docPr id="139163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9688" name="Picture 1" descr="A screenshot of a computer&#10;&#10;Description automatically generated"/>
                    <pic:cNvPicPr/>
                  </pic:nvPicPr>
                  <pic:blipFill>
                    <a:blip r:embed="rId18"/>
                    <a:stretch>
                      <a:fillRect/>
                    </a:stretch>
                  </pic:blipFill>
                  <pic:spPr>
                    <a:xfrm>
                      <a:off x="0" y="0"/>
                      <a:ext cx="2743583" cy="847843"/>
                    </a:xfrm>
                    <a:prstGeom prst="rect">
                      <a:avLst/>
                    </a:prstGeom>
                  </pic:spPr>
                </pic:pic>
              </a:graphicData>
            </a:graphic>
          </wp:inline>
        </w:drawing>
      </w:r>
    </w:p>
    <w:p w14:paraId="57B089DC" w14:textId="77777777" w:rsidR="00724498" w:rsidRDefault="00724498" w:rsidP="00676793">
      <w:pPr>
        <w:jc w:val="center"/>
        <w:rPr>
          <w:lang w:val="nl-BE" w:eastAsia="nl-BE"/>
        </w:rPr>
      </w:pPr>
    </w:p>
    <w:p w14:paraId="1C039418" w14:textId="6694D989" w:rsidR="008663B3" w:rsidRDefault="008663B3">
      <w:pPr>
        <w:spacing w:after="200" w:line="276" w:lineRule="auto"/>
        <w:jc w:val="left"/>
        <w:rPr>
          <w:lang w:val="nl-BE" w:eastAsia="nl-BE"/>
        </w:rPr>
      </w:pPr>
      <w:r>
        <w:rPr>
          <w:lang w:val="nl-BE" w:eastAsia="nl-BE"/>
        </w:rPr>
        <w:br w:type="page"/>
      </w:r>
    </w:p>
    <w:p w14:paraId="30E73A0E" w14:textId="05D610F1" w:rsidR="006007FF" w:rsidRPr="0078592F" w:rsidRDefault="0072310C" w:rsidP="006007FF">
      <w:pPr>
        <w:pStyle w:val="Kop1"/>
        <w:numPr>
          <w:ilvl w:val="0"/>
          <w:numId w:val="16"/>
        </w:numPr>
      </w:pPr>
      <w:bookmarkStart w:id="19" w:name="_Toc185802135"/>
      <w:r>
        <w:lastRenderedPageBreak/>
        <w:t>T</w:t>
      </w:r>
      <w:r w:rsidR="44D65E82">
        <w:t>echnisch design</w:t>
      </w:r>
      <w:bookmarkStart w:id="20" w:name="_Toc378765641"/>
      <w:bookmarkEnd w:id="13"/>
      <w:bookmarkEnd w:id="20"/>
      <w:bookmarkEnd w:id="19"/>
    </w:p>
    <w:p w14:paraId="6EDFC117" w14:textId="2CFC3A64" w:rsidR="00314B55" w:rsidRDefault="002B5A11" w:rsidP="00A84286">
      <w:pPr>
        <w:pStyle w:val="Kop2"/>
        <w:numPr>
          <w:ilvl w:val="0"/>
          <w:numId w:val="21"/>
        </w:numPr>
        <w:rPr>
          <w:rStyle w:val="Intensievebenadrukking"/>
        </w:rPr>
      </w:pPr>
      <w:bookmarkStart w:id="21" w:name="_Toc185802136"/>
      <w:r w:rsidRPr="002B5A11">
        <w:rPr>
          <w:rStyle w:val="Intensievebenadrukking"/>
        </w:rPr>
        <w:t>Gebruikte Technologieën</w:t>
      </w:r>
      <w:bookmarkEnd w:id="21"/>
    </w:p>
    <w:p w14:paraId="0AD903E2" w14:textId="591F155B" w:rsidR="000F4D06" w:rsidRPr="000F4D06" w:rsidRDefault="000F4D06" w:rsidP="000F4D06">
      <w:pPr>
        <w:rPr>
          <w:lang w:val="nl-BE" w:eastAsia="nl-BE"/>
        </w:rPr>
      </w:pPr>
      <w:r>
        <w:rPr>
          <w:lang w:val="nl-BE" w:eastAsia="nl-BE"/>
        </w:rPr>
        <w:t>Onderstaande tabel toont de gebruikte technologieën met hun functie in het project</w:t>
      </w:r>
      <w:r w:rsidR="0045454D">
        <w:rPr>
          <w:lang w:val="nl-BE" w:eastAsia="nl-BE"/>
        </w:rPr>
        <w:t>:</w:t>
      </w:r>
    </w:p>
    <w:tbl>
      <w:tblPr>
        <w:tblStyle w:val="Tabelraster"/>
        <w:tblW w:w="10206" w:type="dxa"/>
        <w:tblInd w:w="-571" w:type="dxa"/>
        <w:tblLayout w:type="fixed"/>
        <w:tblLook w:val="04A0" w:firstRow="1" w:lastRow="0" w:firstColumn="1" w:lastColumn="0" w:noHBand="0" w:noVBand="1"/>
      </w:tblPr>
      <w:tblGrid>
        <w:gridCol w:w="1559"/>
        <w:gridCol w:w="1842"/>
        <w:gridCol w:w="1418"/>
        <w:gridCol w:w="2977"/>
        <w:gridCol w:w="1275"/>
        <w:gridCol w:w="1135"/>
      </w:tblGrid>
      <w:tr w:rsidR="00314B55" w:rsidRPr="006407F3" w14:paraId="34564F3C" w14:textId="77777777" w:rsidTr="00655B9D">
        <w:tc>
          <w:tcPr>
            <w:tcW w:w="1559" w:type="dxa"/>
            <w:vAlign w:val="center"/>
          </w:tcPr>
          <w:p w14:paraId="467D8C35" w14:textId="77777777" w:rsidR="00314B55" w:rsidRPr="006407F3" w:rsidRDefault="00314B55" w:rsidP="00C371CE">
            <w:pPr>
              <w:jc w:val="center"/>
            </w:pPr>
            <w:r w:rsidRPr="006407F3">
              <w:t>Component</w:t>
            </w:r>
          </w:p>
        </w:tc>
        <w:tc>
          <w:tcPr>
            <w:tcW w:w="1842" w:type="dxa"/>
            <w:vAlign w:val="center"/>
          </w:tcPr>
          <w:p w14:paraId="59789F13" w14:textId="77777777" w:rsidR="00314B55" w:rsidRPr="006407F3" w:rsidRDefault="00314B55" w:rsidP="00C371CE">
            <w:pPr>
              <w:jc w:val="center"/>
            </w:pPr>
            <w:r w:rsidRPr="006407F3">
              <w:t>Logo</w:t>
            </w:r>
          </w:p>
        </w:tc>
        <w:tc>
          <w:tcPr>
            <w:tcW w:w="1418" w:type="dxa"/>
            <w:vAlign w:val="center"/>
          </w:tcPr>
          <w:p w14:paraId="037B833C" w14:textId="77777777" w:rsidR="00314B55" w:rsidRPr="006407F3" w:rsidRDefault="00314B55" w:rsidP="00C371CE">
            <w:pPr>
              <w:jc w:val="center"/>
            </w:pPr>
            <w:r w:rsidRPr="006407F3">
              <w:t>Naam</w:t>
            </w:r>
          </w:p>
        </w:tc>
        <w:tc>
          <w:tcPr>
            <w:tcW w:w="2977" w:type="dxa"/>
            <w:vAlign w:val="center"/>
          </w:tcPr>
          <w:p w14:paraId="3466346B" w14:textId="224F05D3" w:rsidR="00314B55" w:rsidRPr="006407F3" w:rsidRDefault="00D87953" w:rsidP="00C371CE">
            <w:pPr>
              <w:jc w:val="center"/>
            </w:pPr>
            <w:r>
              <w:t>Gebruik</w:t>
            </w:r>
          </w:p>
        </w:tc>
        <w:tc>
          <w:tcPr>
            <w:tcW w:w="1275" w:type="dxa"/>
            <w:vAlign w:val="center"/>
          </w:tcPr>
          <w:p w14:paraId="4FF5B95F" w14:textId="77777777" w:rsidR="00314B55" w:rsidRPr="006407F3" w:rsidRDefault="00314B55" w:rsidP="00C371CE">
            <w:pPr>
              <w:jc w:val="center"/>
            </w:pPr>
            <w:r w:rsidRPr="006407F3">
              <w:t>Licentie</w:t>
            </w:r>
          </w:p>
        </w:tc>
        <w:tc>
          <w:tcPr>
            <w:tcW w:w="1135" w:type="dxa"/>
            <w:vAlign w:val="center"/>
          </w:tcPr>
          <w:p w14:paraId="20D55CD0" w14:textId="77777777" w:rsidR="00314B55" w:rsidRPr="006407F3" w:rsidRDefault="00314B55" w:rsidP="00C371CE">
            <w:pPr>
              <w:jc w:val="center"/>
            </w:pPr>
            <w:r w:rsidRPr="006407F3">
              <w:t>Open-Source?</w:t>
            </w:r>
          </w:p>
        </w:tc>
      </w:tr>
      <w:tr w:rsidR="00314B55" w:rsidRPr="006407F3" w14:paraId="5D0F3676" w14:textId="77777777" w:rsidTr="00655B9D">
        <w:tc>
          <w:tcPr>
            <w:tcW w:w="1559" w:type="dxa"/>
            <w:vAlign w:val="center"/>
          </w:tcPr>
          <w:p w14:paraId="1776A48A" w14:textId="5863BFD7" w:rsidR="00314B55" w:rsidRPr="006407F3" w:rsidRDefault="00314B55" w:rsidP="00C371CE">
            <w:pPr>
              <w:jc w:val="center"/>
            </w:pPr>
            <w:r w:rsidRPr="006407F3">
              <w:t>Frontend</w:t>
            </w:r>
          </w:p>
        </w:tc>
        <w:tc>
          <w:tcPr>
            <w:tcW w:w="1842" w:type="dxa"/>
            <w:vAlign w:val="center"/>
          </w:tcPr>
          <w:p w14:paraId="4DDEC590" w14:textId="4E662D2D" w:rsidR="00314B55" w:rsidRPr="006407F3" w:rsidRDefault="00A86D24" w:rsidP="00655B9D">
            <w:pPr>
              <w:spacing w:before="240"/>
              <w:jc w:val="center"/>
            </w:pPr>
            <w:r>
              <w:rPr>
                <w:noProof/>
              </w:rPr>
              <w:drawing>
                <wp:inline distT="0" distB="0" distL="0" distR="0" wp14:anchorId="4B04B8C9" wp14:editId="79CEE322">
                  <wp:extent cx="707390" cy="707390"/>
                  <wp:effectExtent l="0" t="0" r="0" b="0"/>
                  <wp:docPr id="1848390403" name="Picture 6" descr="Blazor, een inle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zor, een inleid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p>
        </w:tc>
        <w:tc>
          <w:tcPr>
            <w:tcW w:w="1418" w:type="dxa"/>
            <w:vAlign w:val="center"/>
          </w:tcPr>
          <w:p w14:paraId="764DFDA6" w14:textId="608D5633" w:rsidR="00314B55" w:rsidRPr="006407F3" w:rsidRDefault="00E845CD" w:rsidP="00C371CE">
            <w:pPr>
              <w:jc w:val="center"/>
            </w:pPr>
            <w:r>
              <w:t>Blazor</w:t>
            </w:r>
          </w:p>
        </w:tc>
        <w:tc>
          <w:tcPr>
            <w:tcW w:w="2977" w:type="dxa"/>
          </w:tcPr>
          <w:p w14:paraId="520A67D5" w14:textId="6886A471" w:rsidR="00314B55" w:rsidRPr="00FB66EC" w:rsidRDefault="00D87953" w:rsidP="003B6713">
            <w:pPr>
              <w:jc w:val="left"/>
            </w:pPr>
            <w:r>
              <w:t xml:space="preserve">Blazor </w:t>
            </w:r>
            <w:r w:rsidR="006E3262">
              <w:t>wordt</w:t>
            </w:r>
            <w:r w:rsidR="00ED71F5">
              <w:t xml:space="preserve"> gebruikt voor de </w:t>
            </w:r>
            <w:r w:rsidR="008135A3">
              <w:t>frontend</w:t>
            </w:r>
            <w:r w:rsidR="00ED71F5">
              <w:t xml:space="preserve">. Er zijn twee </w:t>
            </w:r>
            <w:r w:rsidR="008135A3">
              <w:t>frontends</w:t>
            </w:r>
            <w:r w:rsidR="00ED71F5">
              <w:t xml:space="preserve"> voorzien. </w:t>
            </w:r>
            <w:r w:rsidR="00A0674B">
              <w:t>É</w:t>
            </w:r>
            <w:r w:rsidR="00ED71F5">
              <w:t>én voor GATAM</w:t>
            </w:r>
            <w:r w:rsidR="00353CA0">
              <w:t xml:space="preserve"> </w:t>
            </w:r>
            <w:r w:rsidR="00ED71F5">
              <w:t>medewerkers en een andere voor trajectvolgers.</w:t>
            </w:r>
          </w:p>
        </w:tc>
        <w:tc>
          <w:tcPr>
            <w:tcW w:w="1275" w:type="dxa"/>
            <w:vAlign w:val="center"/>
          </w:tcPr>
          <w:p w14:paraId="743E2B0C" w14:textId="77777777" w:rsidR="00314B55" w:rsidRPr="006407F3" w:rsidRDefault="00314B55" w:rsidP="00C371CE">
            <w:pPr>
              <w:jc w:val="center"/>
            </w:pPr>
            <w:r w:rsidRPr="006407F3">
              <w:t>MIT</w:t>
            </w:r>
          </w:p>
        </w:tc>
        <w:tc>
          <w:tcPr>
            <w:tcW w:w="1135" w:type="dxa"/>
            <w:vAlign w:val="center"/>
          </w:tcPr>
          <w:p w14:paraId="10064EF1" w14:textId="77777777" w:rsidR="00314B55" w:rsidRPr="006407F3" w:rsidRDefault="00314B55" w:rsidP="00C371CE">
            <w:pPr>
              <w:jc w:val="center"/>
            </w:pPr>
            <w:r>
              <w:rPr>
                <w:rFonts w:ascii="Segoe UI Emoji" w:hAnsi="Segoe UI Emoji" w:cs="Segoe UI Emoji"/>
                <w:color w:val="00B050"/>
              </w:rPr>
              <w:t>✔️</w:t>
            </w:r>
            <w:r w:rsidRPr="006407F3">
              <w:t>Ja</w:t>
            </w:r>
          </w:p>
        </w:tc>
      </w:tr>
      <w:tr w:rsidR="00314B55" w:rsidRPr="006407F3" w14:paraId="3256B024" w14:textId="77777777" w:rsidTr="00655B9D">
        <w:tc>
          <w:tcPr>
            <w:tcW w:w="1559" w:type="dxa"/>
            <w:vAlign w:val="center"/>
          </w:tcPr>
          <w:p w14:paraId="2BA92E93" w14:textId="05C36E48" w:rsidR="00314B55" w:rsidRPr="006407F3" w:rsidRDefault="00314B55" w:rsidP="00C371CE">
            <w:pPr>
              <w:jc w:val="center"/>
            </w:pPr>
            <w:r w:rsidRPr="006407F3">
              <w:t>Backend</w:t>
            </w:r>
          </w:p>
        </w:tc>
        <w:tc>
          <w:tcPr>
            <w:tcW w:w="1842" w:type="dxa"/>
            <w:vAlign w:val="center"/>
          </w:tcPr>
          <w:p w14:paraId="146C91D9" w14:textId="70BEF999" w:rsidR="00314B55" w:rsidRPr="006407F3" w:rsidRDefault="006A123D" w:rsidP="00655B9D">
            <w:pPr>
              <w:spacing w:before="240"/>
              <w:jc w:val="center"/>
            </w:pPr>
            <w:r>
              <w:rPr>
                <w:noProof/>
              </w:rPr>
              <w:drawing>
                <wp:inline distT="0" distB="0" distL="0" distR="0" wp14:anchorId="1097EA7C" wp14:editId="7ECF8283">
                  <wp:extent cx="1012522" cy="861544"/>
                  <wp:effectExtent l="0" t="0" r="0" b="0"/>
                  <wp:docPr id="114820348" name="Picture 8" descr="What is ASP.NET - An Ultimate Guide to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SP.NET - An Ultimate Guide to ASP.NE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5537" cy="864109"/>
                          </a:xfrm>
                          <a:prstGeom prst="rect">
                            <a:avLst/>
                          </a:prstGeom>
                          <a:noFill/>
                          <a:ln>
                            <a:noFill/>
                          </a:ln>
                        </pic:spPr>
                      </pic:pic>
                    </a:graphicData>
                  </a:graphic>
                </wp:inline>
              </w:drawing>
            </w:r>
          </w:p>
        </w:tc>
        <w:tc>
          <w:tcPr>
            <w:tcW w:w="1418" w:type="dxa"/>
            <w:vAlign w:val="center"/>
          </w:tcPr>
          <w:p w14:paraId="24240082" w14:textId="0CB2CBCC" w:rsidR="00314B55" w:rsidRPr="006407F3" w:rsidRDefault="009C560F" w:rsidP="00C371CE">
            <w:pPr>
              <w:jc w:val="center"/>
            </w:pPr>
            <w:r>
              <w:t>ASP.NET</w:t>
            </w:r>
          </w:p>
        </w:tc>
        <w:tc>
          <w:tcPr>
            <w:tcW w:w="2977" w:type="dxa"/>
          </w:tcPr>
          <w:p w14:paraId="7FD39E59" w14:textId="4DB5389D" w:rsidR="00314B55" w:rsidRDefault="006E3262" w:rsidP="003B6713">
            <w:pPr>
              <w:jc w:val="left"/>
            </w:pPr>
            <w:r>
              <w:t>ASP.NET wordt gebruikt voor de backend</w:t>
            </w:r>
            <w:r w:rsidR="00272314">
              <w:t>. Waarbij het gaat over een API waarnaar de frontend benodigde data kan ophalen.</w:t>
            </w:r>
          </w:p>
          <w:p w14:paraId="14344A6E" w14:textId="0DE955B9" w:rsidR="00272314" w:rsidRPr="006407F3" w:rsidRDefault="00272314" w:rsidP="003B6713">
            <w:pPr>
              <w:jc w:val="left"/>
            </w:pPr>
            <w:r>
              <w:t xml:space="preserve">De backend is opgesteld volgens de principes van CLEAN </w:t>
            </w:r>
            <w:r w:rsidR="00E643BE">
              <w:t>A</w:t>
            </w:r>
            <w:r>
              <w:t>rchitecture.</w:t>
            </w:r>
          </w:p>
        </w:tc>
        <w:tc>
          <w:tcPr>
            <w:tcW w:w="1275" w:type="dxa"/>
            <w:vAlign w:val="center"/>
          </w:tcPr>
          <w:p w14:paraId="35181136" w14:textId="58367E93" w:rsidR="00314B55" w:rsidRPr="006407F3" w:rsidRDefault="00FE33B6" w:rsidP="00C371CE">
            <w:pPr>
              <w:jc w:val="center"/>
            </w:pPr>
            <w:r>
              <w:t>Apache License 2.0</w:t>
            </w:r>
          </w:p>
        </w:tc>
        <w:tc>
          <w:tcPr>
            <w:tcW w:w="1135" w:type="dxa"/>
            <w:vAlign w:val="center"/>
          </w:tcPr>
          <w:p w14:paraId="775927BF" w14:textId="77777777" w:rsidR="00314B55" w:rsidRPr="006407F3" w:rsidRDefault="00314B55" w:rsidP="00C371CE">
            <w:pPr>
              <w:jc w:val="center"/>
            </w:pPr>
            <w:r>
              <w:rPr>
                <w:rFonts w:ascii="Segoe UI Emoji" w:hAnsi="Segoe UI Emoji" w:cs="Segoe UI Emoji"/>
                <w:color w:val="00B050"/>
              </w:rPr>
              <w:t>✔️</w:t>
            </w:r>
            <w:r w:rsidRPr="006407F3">
              <w:t>Ja</w:t>
            </w:r>
          </w:p>
        </w:tc>
      </w:tr>
      <w:tr w:rsidR="00314B55" w:rsidRPr="006407F3" w14:paraId="25322D57" w14:textId="77777777" w:rsidTr="00655B9D">
        <w:tc>
          <w:tcPr>
            <w:tcW w:w="1559" w:type="dxa"/>
            <w:vAlign w:val="center"/>
          </w:tcPr>
          <w:p w14:paraId="42B02254" w14:textId="77777777" w:rsidR="00314B55" w:rsidRPr="006407F3" w:rsidRDefault="00314B55" w:rsidP="00C371CE">
            <w:pPr>
              <w:jc w:val="center"/>
            </w:pPr>
            <w:r w:rsidRPr="006407F3">
              <w:t>Database</w:t>
            </w:r>
          </w:p>
        </w:tc>
        <w:tc>
          <w:tcPr>
            <w:tcW w:w="1842" w:type="dxa"/>
            <w:vAlign w:val="center"/>
          </w:tcPr>
          <w:p w14:paraId="7A21D4C4" w14:textId="4D97E4F5" w:rsidR="00314B55" w:rsidRPr="006407F3" w:rsidRDefault="0041773F" w:rsidP="00C371CE">
            <w:pPr>
              <w:spacing w:before="240"/>
              <w:jc w:val="center"/>
            </w:pPr>
            <w:r>
              <w:rPr>
                <w:noProof/>
              </w:rPr>
              <w:drawing>
                <wp:inline distT="0" distB="0" distL="0" distR="0" wp14:anchorId="1BBA109C" wp14:editId="30BDD1A2">
                  <wp:extent cx="1036320" cy="849187"/>
                  <wp:effectExtent l="0" t="0" r="0" b="8255"/>
                  <wp:docPr id="1138178222" name="Picture 9" descr="Installing SharePoint 2010 and SQL Server 2012 RC0 – SQLServer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ing SharePoint 2010 and SQL Server 2012 RC0 – SQLServerCent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1170" cy="869550"/>
                          </a:xfrm>
                          <a:prstGeom prst="rect">
                            <a:avLst/>
                          </a:prstGeom>
                          <a:noFill/>
                          <a:ln>
                            <a:noFill/>
                          </a:ln>
                        </pic:spPr>
                      </pic:pic>
                    </a:graphicData>
                  </a:graphic>
                </wp:inline>
              </w:drawing>
            </w:r>
          </w:p>
        </w:tc>
        <w:tc>
          <w:tcPr>
            <w:tcW w:w="1418" w:type="dxa"/>
            <w:vAlign w:val="center"/>
          </w:tcPr>
          <w:p w14:paraId="7EEC64C0" w14:textId="07689643" w:rsidR="00314B55" w:rsidRPr="006407F3" w:rsidRDefault="00A35C8C" w:rsidP="00C371CE">
            <w:pPr>
              <w:jc w:val="center"/>
            </w:pPr>
            <w:r>
              <w:t>SQL Se</w:t>
            </w:r>
            <w:r w:rsidR="009C560F">
              <w:t>rver</w:t>
            </w:r>
          </w:p>
        </w:tc>
        <w:tc>
          <w:tcPr>
            <w:tcW w:w="2977" w:type="dxa"/>
          </w:tcPr>
          <w:p w14:paraId="4DE21C33" w14:textId="2E069A51" w:rsidR="00314B55" w:rsidRPr="006407F3" w:rsidRDefault="00D60DC9" w:rsidP="003B6713">
            <w:pPr>
              <w:jc w:val="left"/>
            </w:pPr>
            <w:r w:rsidRPr="00D60DC9">
              <w:t xml:space="preserve">Microsoft SQL Server is </w:t>
            </w:r>
            <w:r w:rsidR="00BB08D4">
              <w:t>gebruikt als database voor het bijhouden van de relationele data.</w:t>
            </w:r>
          </w:p>
        </w:tc>
        <w:tc>
          <w:tcPr>
            <w:tcW w:w="1275" w:type="dxa"/>
            <w:vAlign w:val="center"/>
          </w:tcPr>
          <w:p w14:paraId="7660B381" w14:textId="2F4C793F" w:rsidR="00314B55" w:rsidRPr="006407F3" w:rsidRDefault="002E5CD8" w:rsidP="00C371CE">
            <w:pPr>
              <w:jc w:val="center"/>
            </w:pPr>
            <w:r w:rsidRPr="002E5CD8">
              <w:t>Proprietary License</w:t>
            </w:r>
          </w:p>
        </w:tc>
        <w:tc>
          <w:tcPr>
            <w:tcW w:w="1135" w:type="dxa"/>
            <w:vAlign w:val="center"/>
          </w:tcPr>
          <w:p w14:paraId="76D35A0A" w14:textId="02B3BBB7" w:rsidR="00314B55" w:rsidRPr="006407F3" w:rsidRDefault="004B0BDF" w:rsidP="00C371CE">
            <w:pPr>
              <w:jc w:val="center"/>
            </w:pPr>
            <w:r w:rsidRPr="00E051B1">
              <w:rPr>
                <w:rFonts w:ascii="Segoe UI Emoji" w:hAnsi="Segoe UI Emoji" w:cs="Segoe UI Emoji"/>
                <w:color w:val="FF0000"/>
              </w:rPr>
              <w:t>❌</w:t>
            </w:r>
            <w:r w:rsidR="00432B12">
              <w:t>Nee</w:t>
            </w:r>
          </w:p>
        </w:tc>
      </w:tr>
      <w:tr w:rsidR="00F52CD3" w:rsidRPr="006407F3" w14:paraId="3EF07DE5" w14:textId="77777777" w:rsidTr="00655B9D">
        <w:tc>
          <w:tcPr>
            <w:tcW w:w="1559" w:type="dxa"/>
            <w:vAlign w:val="center"/>
          </w:tcPr>
          <w:p w14:paraId="63F156AB" w14:textId="5CF10061" w:rsidR="00F52CD3" w:rsidRPr="006407F3" w:rsidRDefault="00C228EC" w:rsidP="00C371CE">
            <w:pPr>
              <w:jc w:val="center"/>
            </w:pPr>
            <w:r>
              <w:t>Authenticatie</w:t>
            </w:r>
          </w:p>
        </w:tc>
        <w:tc>
          <w:tcPr>
            <w:tcW w:w="1842" w:type="dxa"/>
            <w:vAlign w:val="center"/>
          </w:tcPr>
          <w:p w14:paraId="3C96C97E" w14:textId="6976AD68" w:rsidR="006D0908" w:rsidRDefault="00C01EC4" w:rsidP="006D0908">
            <w:pPr>
              <w:spacing w:before="240"/>
              <w:rPr>
                <w:noProof/>
              </w:rPr>
            </w:pPr>
            <w:r>
              <w:rPr>
                <w:noProof/>
              </w:rPr>
              <w:drawing>
                <wp:inline distT="0" distB="0" distL="0" distR="0" wp14:anchorId="498900B8" wp14:editId="48386763">
                  <wp:extent cx="1032510" cy="304800"/>
                  <wp:effectExtent l="0" t="0" r="0" b="0"/>
                  <wp:docPr id="1118070403" name="Picture 10" descr="Auth0: Secure access for everyone. But not just an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h0: Secure access for everyone. But not just anyo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2510" cy="304800"/>
                          </a:xfrm>
                          <a:prstGeom prst="rect">
                            <a:avLst/>
                          </a:prstGeom>
                          <a:noFill/>
                          <a:ln>
                            <a:noFill/>
                          </a:ln>
                        </pic:spPr>
                      </pic:pic>
                    </a:graphicData>
                  </a:graphic>
                </wp:inline>
              </w:drawing>
            </w:r>
          </w:p>
        </w:tc>
        <w:tc>
          <w:tcPr>
            <w:tcW w:w="1418" w:type="dxa"/>
            <w:vAlign w:val="center"/>
          </w:tcPr>
          <w:p w14:paraId="7FBCCBC6" w14:textId="3D531FBA" w:rsidR="00F52CD3" w:rsidRDefault="00C228EC" w:rsidP="00C371CE">
            <w:pPr>
              <w:jc w:val="center"/>
            </w:pPr>
            <w:r>
              <w:t>Auth0</w:t>
            </w:r>
          </w:p>
        </w:tc>
        <w:tc>
          <w:tcPr>
            <w:tcW w:w="2977" w:type="dxa"/>
          </w:tcPr>
          <w:p w14:paraId="08E26571" w14:textId="7103AF44" w:rsidR="00F52CD3" w:rsidRPr="00D60DC9" w:rsidRDefault="00BE78A3" w:rsidP="003B6713">
            <w:pPr>
              <w:jc w:val="left"/>
            </w:pPr>
            <w:r>
              <w:t xml:space="preserve">Auth0 wordt gebruikt voor de authenticatie van een gebruiker. Het beheert enkel en alleen </w:t>
            </w:r>
            <w:r w:rsidR="0068325C">
              <w:t>authenticatiestatus (logged in, logged out) van een gebruiker.</w:t>
            </w:r>
          </w:p>
        </w:tc>
        <w:tc>
          <w:tcPr>
            <w:tcW w:w="1275" w:type="dxa"/>
            <w:vAlign w:val="center"/>
          </w:tcPr>
          <w:p w14:paraId="705A52ED" w14:textId="6B11354D" w:rsidR="00F52CD3" w:rsidRPr="002E5CD8" w:rsidRDefault="00FD4E8E" w:rsidP="00C371CE">
            <w:pPr>
              <w:jc w:val="center"/>
            </w:pPr>
            <w:r>
              <w:t>Proprietary License</w:t>
            </w:r>
          </w:p>
        </w:tc>
        <w:tc>
          <w:tcPr>
            <w:tcW w:w="1135" w:type="dxa"/>
            <w:vAlign w:val="center"/>
          </w:tcPr>
          <w:p w14:paraId="542C34C0" w14:textId="09FA8D5C" w:rsidR="00F52CD3" w:rsidRPr="00E051B1" w:rsidRDefault="0057490E" w:rsidP="00C371CE">
            <w:pPr>
              <w:jc w:val="center"/>
              <w:rPr>
                <w:rFonts w:ascii="Segoe UI Emoji" w:hAnsi="Segoe UI Emoji" w:cs="Segoe UI Emoji"/>
                <w:color w:val="FF0000"/>
              </w:rPr>
            </w:pPr>
            <w:r w:rsidRPr="00E051B1">
              <w:rPr>
                <w:rFonts w:ascii="Segoe UI Emoji" w:hAnsi="Segoe UI Emoji" w:cs="Segoe UI Emoji"/>
                <w:color w:val="FF0000"/>
              </w:rPr>
              <w:t>❌</w:t>
            </w:r>
            <w:r>
              <w:t>Nee</w:t>
            </w:r>
          </w:p>
        </w:tc>
      </w:tr>
      <w:tr w:rsidR="00C228EC" w:rsidRPr="006407F3" w14:paraId="7E0DB61A" w14:textId="77777777" w:rsidTr="00655B9D">
        <w:tc>
          <w:tcPr>
            <w:tcW w:w="1559" w:type="dxa"/>
            <w:vAlign w:val="center"/>
          </w:tcPr>
          <w:p w14:paraId="60DC47D7" w14:textId="2E9EE80D" w:rsidR="00C228EC" w:rsidRPr="006407F3" w:rsidRDefault="00E95D0B" w:rsidP="003B6713">
            <w:pPr>
              <w:jc w:val="center"/>
            </w:pPr>
            <w:r>
              <w:t>Reverse Proxy</w:t>
            </w:r>
          </w:p>
        </w:tc>
        <w:tc>
          <w:tcPr>
            <w:tcW w:w="1842" w:type="dxa"/>
            <w:vAlign w:val="center"/>
          </w:tcPr>
          <w:p w14:paraId="7DBCE93B" w14:textId="77777777" w:rsidR="00C228EC" w:rsidRPr="006407F3" w:rsidRDefault="00C228EC" w:rsidP="003B6713">
            <w:pPr>
              <w:spacing w:before="240"/>
              <w:jc w:val="center"/>
            </w:pPr>
            <w:r>
              <w:rPr>
                <w:noProof/>
              </w:rPr>
              <w:drawing>
                <wp:inline distT="0" distB="0" distL="0" distR="0" wp14:anchorId="6F1003F2" wp14:editId="4ADF97CD">
                  <wp:extent cx="807720" cy="807720"/>
                  <wp:effectExtent l="0" t="0" r="0" b="0"/>
                  <wp:docPr id="1162380284" name="Picture 7" descr="GitHub - containous/traefik-library-image: ARCH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 containous/traefik-library-image: ARCHIV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418" w:type="dxa"/>
            <w:vAlign w:val="center"/>
          </w:tcPr>
          <w:p w14:paraId="534C6C60" w14:textId="77777777" w:rsidR="00C228EC" w:rsidRPr="006407F3" w:rsidRDefault="00C228EC" w:rsidP="003B6713">
            <w:pPr>
              <w:jc w:val="center"/>
            </w:pPr>
            <w:r>
              <w:t>Traefik</w:t>
            </w:r>
          </w:p>
        </w:tc>
        <w:tc>
          <w:tcPr>
            <w:tcW w:w="2977" w:type="dxa"/>
          </w:tcPr>
          <w:p w14:paraId="737D61A7" w14:textId="77777777" w:rsidR="00DC16AF" w:rsidRDefault="001D720F" w:rsidP="003B6713">
            <w:pPr>
              <w:jc w:val="left"/>
            </w:pPr>
            <w:r>
              <w:t>Traefik is een reverse proxy</w:t>
            </w:r>
            <w:r w:rsidR="00EA35FC">
              <w:t xml:space="preserve">, </w:t>
            </w:r>
            <w:r w:rsidR="00DC16AF">
              <w:t>het is de middelman tussen de Docker containers en de buitenwereld.</w:t>
            </w:r>
          </w:p>
          <w:p w14:paraId="35E6871A" w14:textId="3C1FAF34" w:rsidR="00C228EC" w:rsidRPr="006407F3" w:rsidRDefault="00DC16AF" w:rsidP="003B6713">
            <w:pPr>
              <w:jc w:val="left"/>
            </w:pPr>
            <w:r>
              <w:t>In het geval van onze applicatie, wordt dit gebruikt om Docker containers onder verschillende domeinen beschikbaar te stellen.</w:t>
            </w:r>
            <w:r w:rsidR="00EA35FC">
              <w:t xml:space="preserve"> </w:t>
            </w:r>
          </w:p>
        </w:tc>
        <w:tc>
          <w:tcPr>
            <w:tcW w:w="1275" w:type="dxa"/>
            <w:vAlign w:val="center"/>
          </w:tcPr>
          <w:p w14:paraId="67D9BD52" w14:textId="77777777" w:rsidR="00C228EC" w:rsidRPr="006407F3" w:rsidRDefault="00C228EC" w:rsidP="003B6713">
            <w:pPr>
              <w:jc w:val="center"/>
            </w:pPr>
            <w:r>
              <w:t>Apache License 2.0</w:t>
            </w:r>
          </w:p>
        </w:tc>
        <w:tc>
          <w:tcPr>
            <w:tcW w:w="1135" w:type="dxa"/>
            <w:vAlign w:val="center"/>
          </w:tcPr>
          <w:p w14:paraId="2740DA91" w14:textId="77777777" w:rsidR="00C228EC" w:rsidRPr="006407F3" w:rsidRDefault="00C228EC" w:rsidP="003B6713">
            <w:pPr>
              <w:jc w:val="center"/>
            </w:pPr>
            <w:r>
              <w:rPr>
                <w:rFonts w:ascii="Segoe UI Emoji" w:hAnsi="Segoe UI Emoji" w:cs="Segoe UI Emoji"/>
                <w:color w:val="00B050"/>
              </w:rPr>
              <w:t>✔️</w:t>
            </w:r>
            <w:r w:rsidRPr="006407F3">
              <w:t>Ja</w:t>
            </w:r>
          </w:p>
        </w:tc>
      </w:tr>
      <w:tr w:rsidR="00314B55" w:rsidRPr="006407F3" w14:paraId="5D52672B" w14:textId="77777777" w:rsidTr="00655B9D">
        <w:tc>
          <w:tcPr>
            <w:tcW w:w="1559" w:type="dxa"/>
            <w:vAlign w:val="center"/>
          </w:tcPr>
          <w:p w14:paraId="11023840" w14:textId="77777777" w:rsidR="00314B55" w:rsidRPr="006407F3" w:rsidRDefault="00314B55" w:rsidP="00C371CE">
            <w:pPr>
              <w:jc w:val="center"/>
            </w:pPr>
            <w:r w:rsidRPr="006407F3">
              <w:lastRenderedPageBreak/>
              <w:t>Versiebeheer</w:t>
            </w:r>
          </w:p>
        </w:tc>
        <w:tc>
          <w:tcPr>
            <w:tcW w:w="1842" w:type="dxa"/>
            <w:vAlign w:val="center"/>
          </w:tcPr>
          <w:p w14:paraId="0ADD0282" w14:textId="77777777" w:rsidR="00314B55" w:rsidRPr="006407F3" w:rsidRDefault="00314B55" w:rsidP="00C371CE">
            <w:pPr>
              <w:spacing w:before="240"/>
              <w:jc w:val="center"/>
            </w:pPr>
            <w:r w:rsidRPr="003F440C">
              <w:rPr>
                <w:noProof/>
              </w:rPr>
              <w:drawing>
                <wp:inline distT="0" distB="0" distL="0" distR="0" wp14:anchorId="6E228A62" wp14:editId="25315820">
                  <wp:extent cx="721182" cy="665018"/>
                  <wp:effectExtent l="0" t="0" r="3175" b="1905"/>
                  <wp:docPr id="127890983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9837"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723014" cy="666707"/>
                          </a:xfrm>
                          <a:prstGeom prst="rect">
                            <a:avLst/>
                          </a:prstGeom>
                        </pic:spPr>
                      </pic:pic>
                    </a:graphicData>
                  </a:graphic>
                </wp:inline>
              </w:drawing>
            </w:r>
          </w:p>
        </w:tc>
        <w:tc>
          <w:tcPr>
            <w:tcW w:w="1418" w:type="dxa"/>
            <w:vAlign w:val="center"/>
          </w:tcPr>
          <w:p w14:paraId="5BB5EE78" w14:textId="77777777" w:rsidR="00314B55" w:rsidRPr="006407F3" w:rsidRDefault="00314B55" w:rsidP="00C371CE">
            <w:pPr>
              <w:jc w:val="center"/>
            </w:pPr>
            <w:r w:rsidRPr="006407F3">
              <w:t>Git</w:t>
            </w:r>
            <w:r>
              <w:t>Lab</w:t>
            </w:r>
          </w:p>
        </w:tc>
        <w:tc>
          <w:tcPr>
            <w:tcW w:w="2977" w:type="dxa"/>
          </w:tcPr>
          <w:p w14:paraId="7E65591F" w14:textId="29DB690C" w:rsidR="00314B55" w:rsidRDefault="00AD62A1" w:rsidP="003B6713">
            <w:pPr>
              <w:jc w:val="left"/>
            </w:pPr>
            <w:r>
              <w:t>Git</w:t>
            </w:r>
            <w:r w:rsidR="000918D9">
              <w:t>L</w:t>
            </w:r>
            <w:r>
              <w:t xml:space="preserve">ab wordt gebruikt voor versiebeheer. </w:t>
            </w:r>
          </w:p>
          <w:p w14:paraId="71EEFFC8" w14:textId="78DFACD6" w:rsidR="00DC16AF" w:rsidRPr="006407F3" w:rsidRDefault="00DC16AF" w:rsidP="003B6713">
            <w:pPr>
              <w:jc w:val="left"/>
            </w:pPr>
            <w:r>
              <w:t>We gebruiken GitLab voor het deployen van de applicatie met een CI/CD</w:t>
            </w:r>
            <w:r w:rsidR="005D2DCC">
              <w:t>. Waarvan merge requests hier ook gebruik maken in de vorm van een pipeline.</w:t>
            </w:r>
          </w:p>
        </w:tc>
        <w:tc>
          <w:tcPr>
            <w:tcW w:w="1275" w:type="dxa"/>
            <w:vAlign w:val="center"/>
          </w:tcPr>
          <w:p w14:paraId="78D786E0" w14:textId="77777777" w:rsidR="00314B55" w:rsidRPr="006407F3" w:rsidRDefault="00314B55" w:rsidP="00C371CE">
            <w:pPr>
              <w:jc w:val="center"/>
            </w:pPr>
            <w:r>
              <w:t>MIT</w:t>
            </w:r>
          </w:p>
        </w:tc>
        <w:tc>
          <w:tcPr>
            <w:tcW w:w="1135" w:type="dxa"/>
            <w:vAlign w:val="center"/>
          </w:tcPr>
          <w:p w14:paraId="7F5E3CE0" w14:textId="77777777" w:rsidR="00314B55" w:rsidRPr="006407F3" w:rsidRDefault="00314B55" w:rsidP="00C371CE">
            <w:pPr>
              <w:jc w:val="center"/>
            </w:pPr>
            <w:r>
              <w:rPr>
                <w:rFonts w:ascii="Segoe UI Emoji" w:hAnsi="Segoe UI Emoji" w:cs="Segoe UI Emoji"/>
                <w:color w:val="00B050"/>
              </w:rPr>
              <w:t>✔️</w:t>
            </w:r>
            <w:r w:rsidRPr="006407F3">
              <w:t>Ja</w:t>
            </w:r>
          </w:p>
        </w:tc>
      </w:tr>
      <w:tr w:rsidR="00314B55" w:rsidRPr="006407F3" w14:paraId="6D7DBCDB" w14:textId="77777777" w:rsidTr="00655B9D">
        <w:tc>
          <w:tcPr>
            <w:tcW w:w="1559" w:type="dxa"/>
            <w:vAlign w:val="center"/>
          </w:tcPr>
          <w:p w14:paraId="3D4CB7F6" w14:textId="59746342" w:rsidR="00314B55" w:rsidRPr="006407F3" w:rsidRDefault="00E643BE" w:rsidP="00C371CE">
            <w:pPr>
              <w:jc w:val="center"/>
            </w:pPr>
            <w:r>
              <w:t>Schaling</w:t>
            </w:r>
          </w:p>
        </w:tc>
        <w:tc>
          <w:tcPr>
            <w:tcW w:w="1842" w:type="dxa"/>
            <w:vAlign w:val="center"/>
          </w:tcPr>
          <w:p w14:paraId="433A1BF4" w14:textId="77777777" w:rsidR="00314B55" w:rsidRPr="006407F3" w:rsidRDefault="00314B55" w:rsidP="00C371CE">
            <w:pPr>
              <w:spacing w:before="240"/>
              <w:jc w:val="center"/>
            </w:pPr>
            <w:r w:rsidRPr="006407F3">
              <w:rPr>
                <w:noProof/>
              </w:rPr>
              <w:drawing>
                <wp:inline distT="0" distB="0" distL="0" distR="0" wp14:anchorId="7B15ACF8" wp14:editId="09998FBF">
                  <wp:extent cx="818464" cy="687600"/>
                  <wp:effectExtent l="0" t="0" r="1270" b="0"/>
                  <wp:docPr id="937157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574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818464" cy="687600"/>
                          </a:xfrm>
                          <a:prstGeom prst="rect">
                            <a:avLst/>
                          </a:prstGeom>
                        </pic:spPr>
                      </pic:pic>
                    </a:graphicData>
                  </a:graphic>
                </wp:inline>
              </w:drawing>
            </w:r>
          </w:p>
        </w:tc>
        <w:tc>
          <w:tcPr>
            <w:tcW w:w="1418" w:type="dxa"/>
            <w:vAlign w:val="center"/>
          </w:tcPr>
          <w:p w14:paraId="274F3356" w14:textId="77777777" w:rsidR="00314B55" w:rsidRPr="006407F3" w:rsidRDefault="00314B55" w:rsidP="00C371CE">
            <w:pPr>
              <w:jc w:val="center"/>
            </w:pPr>
            <w:r w:rsidRPr="006407F3">
              <w:t>Docker</w:t>
            </w:r>
          </w:p>
        </w:tc>
        <w:tc>
          <w:tcPr>
            <w:tcW w:w="2977" w:type="dxa"/>
          </w:tcPr>
          <w:p w14:paraId="18E3419A" w14:textId="6AC85948" w:rsidR="00314B55" w:rsidRPr="00D018E1" w:rsidRDefault="00314B55" w:rsidP="003B6713">
            <w:pPr>
              <w:jc w:val="left"/>
            </w:pPr>
            <w:r w:rsidRPr="003A529E">
              <w:rPr>
                <w:lang w:val="nl-BE"/>
              </w:rPr>
              <w:t>Docker is een container-based applicatie</w:t>
            </w:r>
            <w:r w:rsidR="0066339B" w:rsidRPr="003A529E">
              <w:rPr>
                <w:lang w:val="nl-BE"/>
              </w:rPr>
              <w:t>.</w:t>
            </w:r>
            <w:r w:rsidR="00D018E1" w:rsidRPr="003A529E">
              <w:rPr>
                <w:lang w:val="nl-BE"/>
              </w:rPr>
              <w:t xml:space="preserve"> </w:t>
            </w:r>
            <w:r w:rsidR="00D018E1" w:rsidRPr="00D018E1">
              <w:t>Het zorgt ervoor dat e</w:t>
            </w:r>
            <w:r w:rsidR="00D018E1">
              <w:t>lk component van de applicatie in een container runt.</w:t>
            </w:r>
          </w:p>
          <w:p w14:paraId="24713FF6" w14:textId="3D51BCBE" w:rsidR="00314B55" w:rsidRPr="006407F3" w:rsidRDefault="0066339B" w:rsidP="003B6713">
            <w:pPr>
              <w:jc w:val="left"/>
            </w:pPr>
            <w:r w:rsidRPr="0066339B">
              <w:t>Het zorgt ervoor dat w</w:t>
            </w:r>
            <w:r>
              <w:t xml:space="preserve">e elke </w:t>
            </w:r>
            <w:r w:rsidR="00D018E1">
              <w:t>component van de applicatie gemakkelijk kunnen schalen, beheren en opstarten.</w:t>
            </w:r>
          </w:p>
        </w:tc>
        <w:tc>
          <w:tcPr>
            <w:tcW w:w="1275" w:type="dxa"/>
            <w:vAlign w:val="center"/>
          </w:tcPr>
          <w:p w14:paraId="27AF926A" w14:textId="77777777" w:rsidR="00314B55" w:rsidRPr="006407F3" w:rsidRDefault="00314B55" w:rsidP="00C371CE">
            <w:pPr>
              <w:jc w:val="center"/>
            </w:pPr>
            <w:r w:rsidRPr="006407F3">
              <w:t>Apache 2.0</w:t>
            </w:r>
          </w:p>
        </w:tc>
        <w:tc>
          <w:tcPr>
            <w:tcW w:w="1135" w:type="dxa"/>
            <w:vAlign w:val="center"/>
          </w:tcPr>
          <w:p w14:paraId="1590C261" w14:textId="77777777" w:rsidR="00314B55" w:rsidRPr="006407F3" w:rsidRDefault="00314B55" w:rsidP="00C371CE">
            <w:pPr>
              <w:jc w:val="center"/>
            </w:pPr>
            <w:r>
              <w:rPr>
                <w:rFonts w:ascii="Segoe UI Emoji" w:hAnsi="Segoe UI Emoji" w:cs="Segoe UI Emoji"/>
                <w:color w:val="00B050"/>
              </w:rPr>
              <w:t>✔️</w:t>
            </w:r>
            <w:r w:rsidRPr="006407F3">
              <w:t>Ja</w:t>
            </w:r>
          </w:p>
        </w:tc>
      </w:tr>
    </w:tbl>
    <w:p w14:paraId="0FB94455" w14:textId="77777777" w:rsidR="00D9646E" w:rsidRDefault="00D9646E">
      <w:pPr>
        <w:spacing w:after="200" w:line="276" w:lineRule="auto"/>
        <w:jc w:val="left"/>
      </w:pPr>
      <w:r>
        <w:br w:type="page"/>
      </w:r>
    </w:p>
    <w:p w14:paraId="5C0A4375" w14:textId="499505CF" w:rsidR="003E6854" w:rsidRDefault="003E6854" w:rsidP="00A84286">
      <w:pPr>
        <w:pStyle w:val="Ondertitel"/>
        <w:numPr>
          <w:ilvl w:val="0"/>
          <w:numId w:val="21"/>
        </w:numPr>
      </w:pPr>
      <w:r>
        <w:lastRenderedPageBreak/>
        <w:t>Architectuur</w:t>
      </w:r>
    </w:p>
    <w:p w14:paraId="065ADED6" w14:textId="4C7EB88D" w:rsidR="006C4F32" w:rsidRPr="006C4F32" w:rsidRDefault="006F6A77" w:rsidP="006C4F32">
      <w:r>
        <w:t xml:space="preserve">Onderstaande </w:t>
      </w:r>
      <w:r w:rsidR="007E590D">
        <w:t xml:space="preserve">tekening toont </w:t>
      </w:r>
      <w:r w:rsidR="00692FA1">
        <w:t xml:space="preserve">een </w:t>
      </w:r>
      <w:r w:rsidR="009D4DC8">
        <w:t>overzicht</w:t>
      </w:r>
      <w:r w:rsidR="00692FA1">
        <w:t xml:space="preserve"> van </w:t>
      </w:r>
      <w:r w:rsidR="007E590D">
        <w:t xml:space="preserve">de </w:t>
      </w:r>
      <w:r w:rsidR="00E92F63">
        <w:t xml:space="preserve">architectuur </w:t>
      </w:r>
      <w:r w:rsidR="0087393C">
        <w:t>van de applicatie gebruikt tijdens development.</w:t>
      </w:r>
    </w:p>
    <w:p w14:paraId="64E829FD" w14:textId="794887C0" w:rsidR="006C4F32" w:rsidRPr="006C4F32" w:rsidRDefault="0087393C" w:rsidP="0036141D">
      <w:pPr>
        <w:spacing w:before="100" w:beforeAutospacing="1" w:after="100" w:afterAutospacing="1"/>
        <w:ind w:left="360"/>
        <w:jc w:val="center"/>
        <w:rPr>
          <w:rFonts w:ascii="Times New Roman" w:hAnsi="Times New Roman"/>
          <w:color w:val="auto"/>
          <w:sz w:val="24"/>
        </w:rPr>
      </w:pPr>
      <w:r>
        <w:rPr>
          <w:noProof/>
        </w:rPr>
        <w:drawing>
          <wp:inline distT="0" distB="0" distL="0" distR="0" wp14:anchorId="426DA7A1" wp14:editId="1A4E9440">
            <wp:extent cx="5763260" cy="2133600"/>
            <wp:effectExtent l="0" t="0" r="8890" b="0"/>
            <wp:docPr id="372934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2133600"/>
                    </a:xfrm>
                    <a:prstGeom prst="rect">
                      <a:avLst/>
                    </a:prstGeom>
                    <a:noFill/>
                    <a:ln>
                      <a:noFill/>
                    </a:ln>
                  </pic:spPr>
                </pic:pic>
              </a:graphicData>
            </a:graphic>
          </wp:inline>
        </w:drawing>
      </w:r>
    </w:p>
    <w:p w14:paraId="517D1CB5" w14:textId="65C68C94" w:rsidR="00082D0F" w:rsidRPr="006C4F32" w:rsidRDefault="00082D0F" w:rsidP="00082D0F">
      <w:pPr>
        <w:spacing w:before="100" w:beforeAutospacing="1" w:after="100" w:afterAutospacing="1"/>
        <w:jc w:val="left"/>
        <w:rPr>
          <w:rFonts w:asciiTheme="minorHAnsi" w:hAnsiTheme="minorHAnsi" w:cstheme="minorHAnsi"/>
          <w:color w:val="auto"/>
          <w:szCs w:val="22"/>
        </w:rPr>
      </w:pPr>
      <w:r>
        <w:rPr>
          <w:rFonts w:asciiTheme="minorHAnsi" w:hAnsiTheme="minorHAnsi" w:cstheme="minorHAnsi"/>
          <w:color w:val="auto"/>
          <w:szCs w:val="22"/>
        </w:rPr>
        <w:t xml:space="preserve">Tijdens </w:t>
      </w:r>
      <w:r w:rsidR="003F4896">
        <w:rPr>
          <w:rFonts w:asciiTheme="minorHAnsi" w:hAnsiTheme="minorHAnsi" w:cstheme="minorHAnsi"/>
          <w:color w:val="auto"/>
          <w:szCs w:val="22"/>
        </w:rPr>
        <w:t xml:space="preserve">development werd er ook </w:t>
      </w:r>
      <w:r w:rsidR="009D4DC8">
        <w:rPr>
          <w:rFonts w:asciiTheme="minorHAnsi" w:hAnsiTheme="minorHAnsi" w:cstheme="minorHAnsi"/>
          <w:color w:val="auto"/>
          <w:szCs w:val="22"/>
        </w:rPr>
        <w:t>gehandeld</w:t>
      </w:r>
      <w:r w:rsidR="00F4273C">
        <w:rPr>
          <w:rFonts w:asciiTheme="minorHAnsi" w:hAnsiTheme="minorHAnsi" w:cstheme="minorHAnsi"/>
          <w:color w:val="auto"/>
          <w:szCs w:val="22"/>
        </w:rPr>
        <w:t xml:space="preserve"> volgens de principes van </w:t>
      </w:r>
      <w:r w:rsidR="003F4896">
        <w:rPr>
          <w:rFonts w:asciiTheme="minorHAnsi" w:hAnsiTheme="minorHAnsi" w:cstheme="minorHAnsi"/>
          <w:color w:val="auto"/>
          <w:szCs w:val="22"/>
        </w:rPr>
        <w:t>CLEAN Architecture</w:t>
      </w:r>
      <w:r w:rsidR="00F4273C">
        <w:rPr>
          <w:rFonts w:asciiTheme="minorHAnsi" w:hAnsiTheme="minorHAnsi" w:cstheme="minorHAnsi"/>
          <w:color w:val="auto"/>
          <w:szCs w:val="22"/>
        </w:rPr>
        <w:t xml:space="preserve"> in de backend. </w:t>
      </w:r>
      <w:r w:rsidR="001F2F67">
        <w:rPr>
          <w:rFonts w:asciiTheme="minorHAnsi" w:hAnsiTheme="minorHAnsi" w:cstheme="minorHAnsi"/>
          <w:color w:val="auto"/>
          <w:szCs w:val="22"/>
        </w:rPr>
        <w:t>We geven hier een zeer kort overzicht over:</w:t>
      </w:r>
    </w:p>
    <w:p w14:paraId="3D8579D4" w14:textId="784C4955" w:rsidR="001F2F67" w:rsidRPr="001F2F67" w:rsidRDefault="001F2F67" w:rsidP="00082D0F">
      <w:pPr>
        <w:spacing w:before="100" w:beforeAutospacing="1" w:after="100" w:afterAutospacing="1"/>
        <w:jc w:val="left"/>
        <w:rPr>
          <w:rFonts w:asciiTheme="minorHAnsi" w:hAnsiTheme="minorHAnsi" w:cstheme="minorHAnsi"/>
          <w:color w:val="auto"/>
          <w:szCs w:val="22"/>
        </w:rPr>
      </w:pPr>
      <w:r w:rsidRPr="001F2F67">
        <w:rPr>
          <w:rFonts w:asciiTheme="minorHAnsi" w:hAnsiTheme="minorHAnsi" w:cstheme="minorHAnsi"/>
          <w:color w:val="auto"/>
          <w:szCs w:val="22"/>
        </w:rPr>
        <w:t>In</w:t>
      </w:r>
      <w:r w:rsidR="00140CC9">
        <w:rPr>
          <w:rFonts w:asciiTheme="minorHAnsi" w:hAnsiTheme="minorHAnsi" w:cstheme="minorHAnsi"/>
          <w:color w:val="auto"/>
          <w:szCs w:val="22"/>
        </w:rPr>
        <w:t xml:space="preserve"> onze applicatie volgens</w:t>
      </w:r>
      <w:r w:rsidRPr="001F2F67">
        <w:rPr>
          <w:rFonts w:asciiTheme="minorHAnsi" w:hAnsiTheme="minorHAnsi" w:cstheme="minorHAnsi"/>
          <w:color w:val="auto"/>
          <w:szCs w:val="22"/>
        </w:rPr>
        <w:t xml:space="preserve"> CLEAN Architecture zijn er </w:t>
      </w:r>
      <w:r w:rsidR="008A6844">
        <w:rPr>
          <w:rFonts w:asciiTheme="minorHAnsi" w:hAnsiTheme="minorHAnsi" w:cstheme="minorHAnsi"/>
          <w:color w:val="auto"/>
          <w:szCs w:val="22"/>
        </w:rPr>
        <w:t>volgende layers:</w:t>
      </w:r>
    </w:p>
    <w:p w14:paraId="61E898DA" w14:textId="0A2B44EE" w:rsidR="00361101" w:rsidRPr="008A6844" w:rsidRDefault="00361101" w:rsidP="008A6844">
      <w:pPr>
        <w:pStyle w:val="Lijstalinea"/>
        <w:numPr>
          <w:ilvl w:val="0"/>
          <w:numId w:val="32"/>
        </w:numPr>
        <w:spacing w:before="100" w:beforeAutospacing="1" w:after="100" w:afterAutospacing="1"/>
        <w:jc w:val="left"/>
        <w:rPr>
          <w:rFonts w:asciiTheme="minorHAnsi" w:hAnsiTheme="minorHAnsi" w:cstheme="minorHAnsi"/>
          <w:color w:val="auto"/>
          <w:szCs w:val="22"/>
          <w:lang w:val="fr-BE"/>
        </w:rPr>
      </w:pPr>
      <w:r w:rsidRPr="008A6844">
        <w:rPr>
          <w:rFonts w:asciiTheme="minorHAnsi" w:hAnsiTheme="minorHAnsi" w:cstheme="minorHAnsi"/>
          <w:color w:val="auto"/>
          <w:szCs w:val="22"/>
          <w:lang w:val="fr-BE"/>
        </w:rPr>
        <w:t>Application Core</w:t>
      </w:r>
      <w:r>
        <w:rPr>
          <w:rFonts w:asciiTheme="minorHAnsi" w:hAnsiTheme="minorHAnsi" w:cstheme="minorHAnsi"/>
          <w:color w:val="auto"/>
          <w:szCs w:val="22"/>
          <w:lang w:val="fr-BE"/>
        </w:rPr>
        <w:t xml:space="preserve"> </w:t>
      </w:r>
      <w:r w:rsidR="008A6844">
        <w:rPr>
          <w:rFonts w:asciiTheme="minorHAnsi" w:hAnsiTheme="minorHAnsi" w:cstheme="minorHAnsi"/>
          <w:color w:val="auto"/>
          <w:szCs w:val="22"/>
          <w:lang w:val="fr-BE"/>
        </w:rPr>
        <w:t>Layer</w:t>
      </w:r>
      <w:r w:rsidRPr="008A6844">
        <w:rPr>
          <w:rFonts w:asciiTheme="minorHAnsi" w:hAnsiTheme="minorHAnsi" w:cstheme="minorHAnsi"/>
          <w:color w:val="auto"/>
          <w:szCs w:val="22"/>
          <w:lang w:val="fr-BE"/>
        </w:rPr>
        <w:t xml:space="preserve"> (Application+ Domain)</w:t>
      </w:r>
      <w:r w:rsidR="00F61F7A">
        <w:rPr>
          <w:rFonts w:asciiTheme="minorHAnsi" w:hAnsiTheme="minorHAnsi" w:cstheme="minorHAnsi"/>
          <w:color w:val="auto"/>
          <w:szCs w:val="22"/>
          <w:lang w:val="fr-BE"/>
        </w:rPr>
        <w:t> :</w:t>
      </w:r>
    </w:p>
    <w:p w14:paraId="01ACE6F8" w14:textId="034163D1" w:rsidR="008A6844" w:rsidRDefault="00FD562A" w:rsidP="00F61F7A">
      <w:pPr>
        <w:pStyle w:val="Lijstalinea"/>
        <w:numPr>
          <w:ilvl w:val="0"/>
          <w:numId w:val="33"/>
        </w:numPr>
        <w:spacing w:before="100" w:beforeAutospacing="1" w:after="100" w:afterAutospacing="1"/>
        <w:jc w:val="left"/>
        <w:rPr>
          <w:rFonts w:asciiTheme="minorHAnsi" w:hAnsiTheme="minorHAnsi" w:cstheme="minorHAnsi"/>
          <w:color w:val="auto"/>
          <w:szCs w:val="22"/>
          <w:lang w:val="fr-BE"/>
        </w:rPr>
      </w:pPr>
      <w:r>
        <w:rPr>
          <w:noProof/>
        </w:rPr>
        <w:drawing>
          <wp:anchor distT="0" distB="0" distL="114300" distR="114300" simplePos="0" relativeHeight="251658240" behindDoc="1" locked="0" layoutInCell="1" allowOverlap="1" wp14:anchorId="508F29AD" wp14:editId="7E9EEA44">
            <wp:simplePos x="0" y="0"/>
            <wp:positionH relativeFrom="column">
              <wp:posOffset>3873500</wp:posOffset>
            </wp:positionH>
            <wp:positionV relativeFrom="paragraph">
              <wp:posOffset>4354</wp:posOffset>
            </wp:positionV>
            <wp:extent cx="1529080" cy="1679575"/>
            <wp:effectExtent l="0" t="0" r="0" b="0"/>
            <wp:wrapTight wrapText="bothSides">
              <wp:wrapPolygon edited="0">
                <wp:start x="0" y="0"/>
                <wp:lineTo x="0" y="21314"/>
                <wp:lineTo x="21259" y="21314"/>
                <wp:lineTo x="21259" y="0"/>
                <wp:lineTo x="0" y="0"/>
              </wp:wrapPolygon>
            </wp:wrapTight>
            <wp:docPr id="270203516" name="Picture 6" descr=".Net C# — Clean Architecture &amp; Dependency-Inversion-Principle | by Sebastian Streng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C# — Clean Architecture &amp; Dependency-Inversion-Principle | by Sebastian Streng | Dev Geniu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238" r="12990"/>
                    <a:stretch/>
                  </pic:blipFill>
                  <pic:spPr bwMode="auto">
                    <a:xfrm>
                      <a:off x="0" y="0"/>
                      <a:ext cx="1529080" cy="167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101" w:rsidRPr="00361101">
        <w:rPr>
          <w:rFonts w:asciiTheme="minorHAnsi" w:hAnsiTheme="minorHAnsi" w:cstheme="minorHAnsi"/>
          <w:color w:val="auto"/>
          <w:szCs w:val="22"/>
          <w:lang w:val="fr-BE"/>
        </w:rPr>
        <w:t>Business logic</w:t>
      </w:r>
    </w:p>
    <w:p w14:paraId="63149A9D" w14:textId="109A11E3" w:rsidR="008A6844" w:rsidRDefault="00361101" w:rsidP="00F61F7A">
      <w:pPr>
        <w:pStyle w:val="Lijstalinea"/>
        <w:numPr>
          <w:ilvl w:val="0"/>
          <w:numId w:val="33"/>
        </w:numPr>
        <w:spacing w:before="100" w:beforeAutospacing="1" w:after="100" w:afterAutospacing="1"/>
        <w:jc w:val="left"/>
        <w:rPr>
          <w:rFonts w:asciiTheme="minorHAnsi" w:hAnsiTheme="minorHAnsi" w:cstheme="minorHAnsi"/>
          <w:color w:val="auto"/>
          <w:szCs w:val="22"/>
          <w:lang w:val="fr-BE"/>
        </w:rPr>
      </w:pPr>
      <w:r w:rsidRPr="00361101">
        <w:rPr>
          <w:rFonts w:asciiTheme="minorHAnsi" w:hAnsiTheme="minorHAnsi" w:cstheme="minorHAnsi"/>
          <w:color w:val="auto"/>
          <w:szCs w:val="22"/>
          <w:lang w:val="fr-BE"/>
        </w:rPr>
        <w:t>Validation logic</w:t>
      </w:r>
    </w:p>
    <w:p w14:paraId="221CF1A4" w14:textId="151BB5A8" w:rsidR="00361101" w:rsidRPr="00361101" w:rsidRDefault="00361101" w:rsidP="00F61F7A">
      <w:pPr>
        <w:pStyle w:val="Lijstalinea"/>
        <w:numPr>
          <w:ilvl w:val="0"/>
          <w:numId w:val="33"/>
        </w:numPr>
        <w:spacing w:before="100" w:beforeAutospacing="1" w:after="100" w:afterAutospacing="1"/>
        <w:jc w:val="left"/>
        <w:rPr>
          <w:rFonts w:asciiTheme="minorHAnsi" w:hAnsiTheme="minorHAnsi" w:cstheme="minorHAnsi"/>
          <w:color w:val="auto"/>
          <w:szCs w:val="22"/>
          <w:lang w:val="fr-BE"/>
        </w:rPr>
      </w:pPr>
      <w:r w:rsidRPr="00361101">
        <w:rPr>
          <w:rFonts w:asciiTheme="minorHAnsi" w:hAnsiTheme="minorHAnsi" w:cstheme="minorHAnsi"/>
          <w:color w:val="auto"/>
          <w:szCs w:val="22"/>
          <w:lang w:val="fr-BE"/>
        </w:rPr>
        <w:t>Domain Model (Entities)</w:t>
      </w:r>
    </w:p>
    <w:p w14:paraId="79C57140" w14:textId="0C147D32" w:rsidR="00F61F7A" w:rsidRPr="00F61F7A" w:rsidRDefault="00361101" w:rsidP="00F61F7A">
      <w:pPr>
        <w:pStyle w:val="Lijstalinea"/>
        <w:numPr>
          <w:ilvl w:val="0"/>
          <w:numId w:val="32"/>
        </w:numPr>
        <w:spacing w:before="100" w:beforeAutospacing="1" w:after="100" w:afterAutospacing="1"/>
        <w:jc w:val="left"/>
        <w:rPr>
          <w:rFonts w:asciiTheme="minorHAnsi" w:hAnsiTheme="minorHAnsi" w:cstheme="minorHAnsi"/>
          <w:color w:val="auto"/>
          <w:szCs w:val="22"/>
          <w:lang w:val="en-US"/>
        </w:rPr>
      </w:pPr>
      <w:r w:rsidRPr="008A6844">
        <w:rPr>
          <w:rFonts w:asciiTheme="minorHAnsi" w:hAnsiTheme="minorHAnsi" w:cstheme="minorHAnsi"/>
          <w:color w:val="auto"/>
          <w:szCs w:val="22"/>
          <w:lang w:val="en-US"/>
        </w:rPr>
        <w:t>Infrastructure</w:t>
      </w:r>
      <w:r w:rsidR="00F61F7A">
        <w:rPr>
          <w:rFonts w:asciiTheme="minorHAnsi" w:hAnsiTheme="minorHAnsi" w:cstheme="minorHAnsi"/>
          <w:color w:val="auto"/>
          <w:szCs w:val="22"/>
          <w:lang w:val="en-US"/>
        </w:rPr>
        <w:t>:</w:t>
      </w:r>
    </w:p>
    <w:p w14:paraId="7B30908C" w14:textId="2DFEDD41" w:rsidR="00361101" w:rsidRPr="00361101" w:rsidRDefault="00361101" w:rsidP="00F61F7A">
      <w:pPr>
        <w:pStyle w:val="Lijstalinea"/>
        <w:numPr>
          <w:ilvl w:val="0"/>
          <w:numId w:val="34"/>
        </w:numPr>
        <w:spacing w:before="100" w:beforeAutospacing="1" w:after="100" w:afterAutospacing="1"/>
        <w:jc w:val="left"/>
        <w:rPr>
          <w:rFonts w:asciiTheme="minorHAnsi" w:hAnsiTheme="minorHAnsi" w:cstheme="minorHAnsi"/>
          <w:color w:val="auto"/>
          <w:szCs w:val="22"/>
          <w:lang w:val="en-US"/>
        </w:rPr>
      </w:pPr>
      <w:r w:rsidRPr="00361101">
        <w:rPr>
          <w:rFonts w:asciiTheme="minorHAnsi" w:hAnsiTheme="minorHAnsi" w:cstheme="minorHAnsi"/>
          <w:color w:val="auto"/>
          <w:szCs w:val="22"/>
          <w:lang w:val="en-US"/>
        </w:rPr>
        <w:t>Gateway to the outside world</w:t>
      </w:r>
    </w:p>
    <w:p w14:paraId="11265747" w14:textId="33277465" w:rsidR="00361101" w:rsidRPr="00361101" w:rsidRDefault="00361101" w:rsidP="00F61F7A">
      <w:pPr>
        <w:pStyle w:val="Lijstalinea"/>
        <w:numPr>
          <w:ilvl w:val="0"/>
          <w:numId w:val="34"/>
        </w:numPr>
        <w:spacing w:before="100" w:beforeAutospacing="1" w:after="100" w:afterAutospacing="1"/>
        <w:jc w:val="left"/>
        <w:rPr>
          <w:rFonts w:asciiTheme="minorHAnsi" w:hAnsiTheme="minorHAnsi" w:cstheme="minorHAnsi"/>
          <w:color w:val="auto"/>
          <w:szCs w:val="22"/>
          <w:lang w:val="en-US"/>
        </w:rPr>
      </w:pPr>
      <w:r w:rsidRPr="00361101">
        <w:rPr>
          <w:rFonts w:asciiTheme="minorHAnsi" w:hAnsiTheme="minorHAnsi" w:cstheme="minorHAnsi"/>
          <w:color w:val="auto"/>
          <w:szCs w:val="22"/>
          <w:lang w:val="en-US"/>
        </w:rPr>
        <w:t>Repository, Unit of Work</w:t>
      </w:r>
      <w:r w:rsidRPr="00F61F7A">
        <w:rPr>
          <w:rFonts w:asciiTheme="minorHAnsi" w:hAnsiTheme="minorHAnsi" w:cstheme="minorHAnsi"/>
          <w:color w:val="auto"/>
          <w:szCs w:val="22"/>
          <w:lang w:val="en-US"/>
        </w:rPr>
        <w:t>,</w:t>
      </w:r>
      <w:r w:rsidR="00B30FE1">
        <w:rPr>
          <w:rFonts w:asciiTheme="minorHAnsi" w:hAnsiTheme="minorHAnsi" w:cstheme="minorHAnsi"/>
          <w:color w:val="auto"/>
          <w:szCs w:val="22"/>
          <w:lang w:val="en-US"/>
        </w:rPr>
        <w:t xml:space="preserve"> …</w:t>
      </w:r>
    </w:p>
    <w:p w14:paraId="57F612AA" w14:textId="38FFEE82" w:rsidR="005937BD" w:rsidRPr="00CD5ABA" w:rsidRDefault="00361101" w:rsidP="00F61F7A">
      <w:pPr>
        <w:pStyle w:val="Lijstalinea"/>
        <w:numPr>
          <w:ilvl w:val="0"/>
          <w:numId w:val="34"/>
        </w:numPr>
        <w:spacing w:before="100" w:beforeAutospacing="1" w:after="100" w:afterAutospacing="1"/>
        <w:jc w:val="left"/>
        <w:rPr>
          <w:rFonts w:asciiTheme="minorHAnsi" w:hAnsiTheme="minorHAnsi" w:cstheme="minorHAnsi"/>
          <w:color w:val="auto"/>
          <w:szCs w:val="22"/>
          <w:lang w:val="nl-BE"/>
        </w:rPr>
      </w:pPr>
      <w:r w:rsidRPr="00361101">
        <w:rPr>
          <w:rFonts w:asciiTheme="minorHAnsi" w:hAnsiTheme="minorHAnsi" w:cstheme="minorHAnsi"/>
          <w:color w:val="auto"/>
          <w:szCs w:val="22"/>
        </w:rPr>
        <w:t>External API’s</w:t>
      </w:r>
    </w:p>
    <w:p w14:paraId="12E1E599" w14:textId="09138BA8" w:rsidR="00D8310B" w:rsidRDefault="00D8310B" w:rsidP="008A6844">
      <w:pPr>
        <w:pStyle w:val="Lijstalinea"/>
        <w:numPr>
          <w:ilvl w:val="0"/>
          <w:numId w:val="32"/>
        </w:numPr>
        <w:spacing w:before="100" w:beforeAutospacing="1" w:after="100" w:afterAutospacing="1"/>
        <w:jc w:val="left"/>
        <w:rPr>
          <w:rFonts w:asciiTheme="minorHAnsi" w:hAnsiTheme="minorHAnsi" w:cstheme="minorHAnsi"/>
          <w:color w:val="auto"/>
          <w:szCs w:val="22"/>
        </w:rPr>
      </w:pPr>
      <w:r>
        <w:rPr>
          <w:rFonts w:asciiTheme="minorHAnsi" w:hAnsiTheme="minorHAnsi" w:cstheme="minorHAnsi"/>
          <w:color w:val="auto"/>
          <w:szCs w:val="22"/>
        </w:rPr>
        <w:t>Presentation</w:t>
      </w:r>
      <w:r w:rsidR="00F61F7A">
        <w:rPr>
          <w:rFonts w:asciiTheme="minorHAnsi" w:hAnsiTheme="minorHAnsi" w:cstheme="minorHAnsi"/>
          <w:color w:val="auto"/>
          <w:szCs w:val="22"/>
        </w:rPr>
        <w:t>:</w:t>
      </w:r>
    </w:p>
    <w:p w14:paraId="5CBD5181" w14:textId="4215454C" w:rsidR="00F61F7A" w:rsidRPr="008A6844" w:rsidRDefault="00140CC9" w:rsidP="00F61F7A">
      <w:pPr>
        <w:pStyle w:val="Lijstalinea"/>
        <w:numPr>
          <w:ilvl w:val="1"/>
          <w:numId w:val="32"/>
        </w:numPr>
        <w:spacing w:before="100" w:beforeAutospacing="1" w:after="100" w:afterAutospacing="1"/>
        <w:jc w:val="left"/>
        <w:rPr>
          <w:rFonts w:asciiTheme="minorHAnsi" w:hAnsiTheme="minorHAnsi" w:cstheme="minorHAnsi"/>
          <w:color w:val="auto"/>
          <w:szCs w:val="22"/>
        </w:rPr>
      </w:pPr>
      <w:r>
        <w:rPr>
          <w:rFonts w:asciiTheme="minorHAnsi" w:hAnsiTheme="minorHAnsi" w:cstheme="minorHAnsi"/>
          <w:color w:val="auto"/>
          <w:szCs w:val="22"/>
        </w:rPr>
        <w:t>WebAPI</w:t>
      </w:r>
    </w:p>
    <w:p w14:paraId="33A86076" w14:textId="2921197B" w:rsidR="00CA344E" w:rsidRDefault="00EB363A" w:rsidP="00082D0F">
      <w:pPr>
        <w:pStyle w:val="Lijstalinea"/>
        <w:numPr>
          <w:ilvl w:val="1"/>
          <w:numId w:val="32"/>
        </w:numPr>
        <w:spacing w:before="100" w:beforeAutospacing="1" w:after="100" w:afterAutospacing="1"/>
        <w:jc w:val="left"/>
        <w:rPr>
          <w:rFonts w:asciiTheme="minorHAnsi" w:hAnsiTheme="minorHAnsi" w:cstheme="minorHAnsi"/>
          <w:color w:val="auto"/>
          <w:szCs w:val="22"/>
        </w:rPr>
      </w:pPr>
      <w:r>
        <w:rPr>
          <w:rFonts w:asciiTheme="minorHAnsi" w:hAnsiTheme="minorHAnsi" w:cstheme="minorHAnsi"/>
          <w:color w:val="auto"/>
          <w:szCs w:val="22"/>
        </w:rPr>
        <w:t>Middleware handling</w:t>
      </w:r>
    </w:p>
    <w:p w14:paraId="3E348835" w14:textId="0EA0389C" w:rsidR="008A35C0" w:rsidRPr="006C4F32" w:rsidRDefault="008A35C0" w:rsidP="00082D0F">
      <w:pPr>
        <w:spacing w:before="100" w:beforeAutospacing="1" w:after="100" w:afterAutospacing="1"/>
        <w:jc w:val="left"/>
        <w:rPr>
          <w:rFonts w:asciiTheme="minorHAnsi" w:hAnsiTheme="minorHAnsi" w:cstheme="minorHAnsi"/>
          <w:color w:val="auto"/>
          <w:szCs w:val="22"/>
        </w:rPr>
      </w:pPr>
      <w:r>
        <w:rPr>
          <w:rFonts w:asciiTheme="minorHAnsi" w:hAnsiTheme="minorHAnsi" w:cstheme="minorHAnsi"/>
          <w:color w:val="auto"/>
          <w:szCs w:val="22"/>
        </w:rPr>
        <w:t xml:space="preserve">In de frontend is </w:t>
      </w:r>
      <w:r w:rsidR="00EC42C3">
        <w:rPr>
          <w:rFonts w:asciiTheme="minorHAnsi" w:hAnsiTheme="minorHAnsi" w:cstheme="minorHAnsi"/>
          <w:color w:val="auto"/>
          <w:szCs w:val="22"/>
        </w:rPr>
        <w:t>hier niet voor geopteerd</w:t>
      </w:r>
      <w:r>
        <w:rPr>
          <w:rFonts w:asciiTheme="minorHAnsi" w:hAnsiTheme="minorHAnsi" w:cstheme="minorHAnsi"/>
          <w:color w:val="auto"/>
          <w:szCs w:val="22"/>
        </w:rPr>
        <w:t xml:space="preserve">, maar </w:t>
      </w:r>
      <w:r w:rsidR="00EC42C3">
        <w:rPr>
          <w:rFonts w:asciiTheme="minorHAnsi" w:hAnsiTheme="minorHAnsi" w:cstheme="minorHAnsi"/>
          <w:color w:val="auto"/>
          <w:szCs w:val="22"/>
        </w:rPr>
        <w:t xml:space="preserve">is wel een laag </w:t>
      </w:r>
      <w:r w:rsidR="0043267B">
        <w:rPr>
          <w:rFonts w:asciiTheme="minorHAnsi" w:hAnsiTheme="minorHAnsi" w:cstheme="minorHAnsi"/>
          <w:color w:val="auto"/>
          <w:szCs w:val="22"/>
        </w:rPr>
        <w:t>voor model klassen bij te houden gemaakt. Dit</w:t>
      </w:r>
      <w:r w:rsidR="008E448B">
        <w:rPr>
          <w:rFonts w:asciiTheme="minorHAnsi" w:hAnsiTheme="minorHAnsi" w:cstheme="minorHAnsi"/>
          <w:color w:val="auto"/>
          <w:szCs w:val="22"/>
        </w:rPr>
        <w:t xml:space="preserve"> </w:t>
      </w:r>
      <w:r w:rsidR="00B243A9">
        <w:rPr>
          <w:rFonts w:asciiTheme="minorHAnsi" w:hAnsiTheme="minorHAnsi" w:cstheme="minorHAnsi"/>
          <w:color w:val="auto"/>
          <w:szCs w:val="22"/>
        </w:rPr>
        <w:t xml:space="preserve">uit inspiratie </w:t>
      </w:r>
      <w:r w:rsidR="008E448B">
        <w:rPr>
          <w:rFonts w:asciiTheme="minorHAnsi" w:hAnsiTheme="minorHAnsi" w:cstheme="minorHAnsi"/>
          <w:color w:val="auto"/>
          <w:szCs w:val="22"/>
        </w:rPr>
        <w:t>aan de</w:t>
      </w:r>
      <w:r w:rsidR="00EC42C3">
        <w:rPr>
          <w:rFonts w:asciiTheme="minorHAnsi" w:hAnsiTheme="minorHAnsi" w:cstheme="minorHAnsi"/>
          <w:color w:val="auto"/>
          <w:szCs w:val="22"/>
        </w:rPr>
        <w:t xml:space="preserve"> domain</w:t>
      </w:r>
      <w:r w:rsidR="00B359A5">
        <w:rPr>
          <w:rFonts w:asciiTheme="minorHAnsi" w:hAnsiTheme="minorHAnsi" w:cstheme="minorHAnsi"/>
          <w:color w:val="auto"/>
          <w:szCs w:val="22"/>
        </w:rPr>
        <w:t xml:space="preserve"> </w:t>
      </w:r>
      <w:r w:rsidR="008E448B">
        <w:rPr>
          <w:rFonts w:asciiTheme="minorHAnsi" w:hAnsiTheme="minorHAnsi" w:cstheme="minorHAnsi"/>
          <w:color w:val="auto"/>
          <w:szCs w:val="22"/>
        </w:rPr>
        <w:t xml:space="preserve">laag </w:t>
      </w:r>
      <w:r w:rsidR="00B243A9">
        <w:rPr>
          <w:rFonts w:asciiTheme="minorHAnsi" w:hAnsiTheme="minorHAnsi" w:cstheme="minorHAnsi"/>
          <w:color w:val="auto"/>
          <w:szCs w:val="22"/>
        </w:rPr>
        <w:t>van CLEAN Architecture</w:t>
      </w:r>
      <w:r w:rsidR="008E448B">
        <w:rPr>
          <w:rFonts w:asciiTheme="minorHAnsi" w:hAnsiTheme="minorHAnsi" w:cstheme="minorHAnsi"/>
          <w:color w:val="auto"/>
          <w:szCs w:val="22"/>
        </w:rPr>
        <w:t>.</w:t>
      </w:r>
    </w:p>
    <w:p w14:paraId="45C5D263" w14:textId="4CA71B73" w:rsidR="00592230" w:rsidRDefault="00592230" w:rsidP="003E6854">
      <w:r>
        <w:t>Op onderstaand klassediagram zien we alle relevante klassen die onze applicatie nodig heeft om te werken. Merk o</w:t>
      </w:r>
      <w:r w:rsidR="00265125">
        <w:t>p dat er twee enumeratie types worden gebruikt.</w:t>
      </w:r>
    </w:p>
    <w:p w14:paraId="2E7AFFA8" w14:textId="5CF110B0" w:rsidR="00AC723D" w:rsidRDefault="009B1846" w:rsidP="0064586B">
      <w:pPr>
        <w:rPr>
          <w:highlight w:val="yellow"/>
        </w:rPr>
      </w:pPr>
      <w:r>
        <w:rPr>
          <w:noProof/>
        </w:rPr>
        <w:lastRenderedPageBreak/>
        <w:drawing>
          <wp:inline distT="0" distB="0" distL="0" distR="0" wp14:anchorId="271A2068" wp14:editId="67156281">
            <wp:extent cx="5760720" cy="3955415"/>
            <wp:effectExtent l="0" t="0" r="0" b="6985"/>
            <wp:docPr id="235594317"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4317" name="Afbeelding 7" descr="Afbeelding met tekst, schermopname, Lettertype, nummer&#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55415"/>
                    </a:xfrm>
                    <a:prstGeom prst="rect">
                      <a:avLst/>
                    </a:prstGeom>
                  </pic:spPr>
                </pic:pic>
              </a:graphicData>
            </a:graphic>
          </wp:inline>
        </w:drawing>
      </w:r>
    </w:p>
    <w:p w14:paraId="0DBA69F2" w14:textId="77777777" w:rsidR="00AC723D" w:rsidRDefault="00AC723D" w:rsidP="0064586B">
      <w:pPr>
        <w:rPr>
          <w:highlight w:val="yellow"/>
        </w:rPr>
      </w:pPr>
    </w:p>
    <w:p w14:paraId="1611C7DF" w14:textId="3C79BB33" w:rsidR="0020799D" w:rsidRDefault="00EE27D7" w:rsidP="00A84286">
      <w:pPr>
        <w:pStyle w:val="Ondertitel"/>
        <w:numPr>
          <w:ilvl w:val="0"/>
          <w:numId w:val="21"/>
        </w:numPr>
      </w:pPr>
      <w:r>
        <w:t>Configuratie</w:t>
      </w:r>
      <w:r w:rsidR="00D125C4">
        <w:t xml:space="preserve"> </w:t>
      </w:r>
    </w:p>
    <w:p w14:paraId="5D64AF7D" w14:textId="4D471DAB" w:rsidR="00151F12" w:rsidRPr="00151F12" w:rsidRDefault="00577947" w:rsidP="00151F12">
      <w:r>
        <w:t xml:space="preserve">In onderstaande tabel worden </w:t>
      </w:r>
      <w:r w:rsidR="00DD3DAF">
        <w:t>specifiek gebruikte versies</w:t>
      </w:r>
      <w:r>
        <w:t xml:space="preserve"> </w:t>
      </w:r>
      <w:r w:rsidR="00DD3DAF">
        <w:t>van gebruikte</w:t>
      </w:r>
      <w:r>
        <w:t xml:space="preserve"> software </w:t>
      </w:r>
      <w:r w:rsidR="00DD3DAF">
        <w:t xml:space="preserve">gedefinieerd. Indien niet vermeld </w:t>
      </w:r>
      <w:r w:rsidR="00E30FCB">
        <w:t>volstaat de laatste versie van de software.</w:t>
      </w:r>
    </w:p>
    <w:tbl>
      <w:tblPr>
        <w:tblStyle w:val="Tabelraster"/>
        <w:tblW w:w="10631" w:type="dxa"/>
        <w:tblInd w:w="-571" w:type="dxa"/>
        <w:tblLayout w:type="fixed"/>
        <w:tblLook w:val="04A0" w:firstRow="1" w:lastRow="0" w:firstColumn="1" w:lastColumn="0" w:noHBand="0" w:noVBand="1"/>
      </w:tblPr>
      <w:tblGrid>
        <w:gridCol w:w="1559"/>
        <w:gridCol w:w="1842"/>
        <w:gridCol w:w="2127"/>
        <w:gridCol w:w="5103"/>
      </w:tblGrid>
      <w:tr w:rsidR="00FA537D" w:rsidRPr="006407F3" w14:paraId="0646E122" w14:textId="77777777" w:rsidTr="00FA537D">
        <w:tc>
          <w:tcPr>
            <w:tcW w:w="1559" w:type="dxa"/>
            <w:vAlign w:val="center"/>
          </w:tcPr>
          <w:p w14:paraId="661B48EC" w14:textId="342710D6" w:rsidR="00FA537D" w:rsidRPr="006407F3" w:rsidRDefault="00FA537D" w:rsidP="003B6713">
            <w:pPr>
              <w:jc w:val="center"/>
            </w:pPr>
            <w:r>
              <w:t>Technologie</w:t>
            </w:r>
          </w:p>
        </w:tc>
        <w:tc>
          <w:tcPr>
            <w:tcW w:w="1842" w:type="dxa"/>
            <w:vAlign w:val="center"/>
          </w:tcPr>
          <w:p w14:paraId="3FC96126" w14:textId="1F9D73BA" w:rsidR="00FA537D" w:rsidRPr="006407F3" w:rsidRDefault="00FA537D" w:rsidP="003B6713">
            <w:pPr>
              <w:jc w:val="center"/>
            </w:pPr>
            <w:r>
              <w:t>Logo</w:t>
            </w:r>
          </w:p>
        </w:tc>
        <w:tc>
          <w:tcPr>
            <w:tcW w:w="2127" w:type="dxa"/>
            <w:vAlign w:val="center"/>
          </w:tcPr>
          <w:p w14:paraId="2BA0B95C" w14:textId="2ADA311F" w:rsidR="00FA537D" w:rsidRPr="006407F3" w:rsidRDefault="00FA537D" w:rsidP="003B6713">
            <w:pPr>
              <w:jc w:val="center"/>
            </w:pPr>
            <w:r>
              <w:t>Versie</w:t>
            </w:r>
          </w:p>
        </w:tc>
        <w:tc>
          <w:tcPr>
            <w:tcW w:w="5103" w:type="dxa"/>
            <w:vAlign w:val="center"/>
          </w:tcPr>
          <w:p w14:paraId="4FF3CDFF" w14:textId="562DCCE0" w:rsidR="00FA537D" w:rsidRPr="006407F3" w:rsidRDefault="00ED2FCC" w:rsidP="003B6713">
            <w:pPr>
              <w:jc w:val="center"/>
            </w:pPr>
            <w:r>
              <w:t>Extra Uitleg</w:t>
            </w:r>
          </w:p>
        </w:tc>
      </w:tr>
      <w:tr w:rsidR="00FA537D" w:rsidRPr="006407F3" w14:paraId="4A9169C5" w14:textId="77777777" w:rsidTr="00FA537D">
        <w:tc>
          <w:tcPr>
            <w:tcW w:w="1559" w:type="dxa"/>
            <w:vAlign w:val="center"/>
          </w:tcPr>
          <w:p w14:paraId="683790D8" w14:textId="2378256E" w:rsidR="00FA537D" w:rsidRPr="006407F3" w:rsidRDefault="00FA537D" w:rsidP="003B6713">
            <w:pPr>
              <w:jc w:val="center"/>
            </w:pPr>
            <w:r>
              <w:t>.NET</w:t>
            </w:r>
          </w:p>
        </w:tc>
        <w:tc>
          <w:tcPr>
            <w:tcW w:w="1842" w:type="dxa"/>
            <w:vAlign w:val="center"/>
          </w:tcPr>
          <w:p w14:paraId="7B0DC1A0" w14:textId="6874CAC6" w:rsidR="00FA537D" w:rsidRPr="006407F3" w:rsidRDefault="00D021F3" w:rsidP="00D021F3">
            <w:pPr>
              <w:spacing w:before="240"/>
              <w:jc w:val="center"/>
            </w:pPr>
            <w:r>
              <w:rPr>
                <w:noProof/>
              </w:rPr>
              <w:drawing>
                <wp:inline distT="0" distB="0" distL="0" distR="0" wp14:anchorId="30E49513" wp14:editId="755DDF07">
                  <wp:extent cx="775855" cy="775855"/>
                  <wp:effectExtent l="0" t="0" r="5715" b="5715"/>
                  <wp:docPr id="1393304702" name="Picture 11" descr="NE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3073" cy="783073"/>
                          </a:xfrm>
                          <a:prstGeom prst="rect">
                            <a:avLst/>
                          </a:prstGeom>
                          <a:noFill/>
                          <a:ln>
                            <a:noFill/>
                          </a:ln>
                        </pic:spPr>
                      </pic:pic>
                    </a:graphicData>
                  </a:graphic>
                </wp:inline>
              </w:drawing>
            </w:r>
          </w:p>
        </w:tc>
        <w:tc>
          <w:tcPr>
            <w:tcW w:w="2127" w:type="dxa"/>
            <w:vAlign w:val="center"/>
          </w:tcPr>
          <w:p w14:paraId="59CA0D6F" w14:textId="743E0D25" w:rsidR="00FA537D" w:rsidRPr="006407F3" w:rsidRDefault="00FA537D" w:rsidP="003B6713">
            <w:pPr>
              <w:jc w:val="center"/>
            </w:pPr>
            <w:r>
              <w:t>.NET 8</w:t>
            </w:r>
          </w:p>
        </w:tc>
        <w:tc>
          <w:tcPr>
            <w:tcW w:w="5103" w:type="dxa"/>
          </w:tcPr>
          <w:p w14:paraId="37725456" w14:textId="4B0EA175" w:rsidR="00FA537D" w:rsidRPr="00FA537D" w:rsidRDefault="00FA537D" w:rsidP="003B6713">
            <w:pPr>
              <w:jc w:val="left"/>
            </w:pPr>
            <w:r>
              <w:t>Blazor en ASP.NET zitten beide in het .NET framework.</w:t>
            </w:r>
            <w:r w:rsidR="00EE72BE">
              <w:t xml:space="preserve"> Microsoft belooft doorgans dat applicaties ontwikkeld in het .N</w:t>
            </w:r>
            <w:r w:rsidR="0017745C">
              <w:t>ET framework zonder grote aanpassing op nieuwe versies zouden kunnen draaien.</w:t>
            </w:r>
          </w:p>
        </w:tc>
      </w:tr>
      <w:tr w:rsidR="00FA537D" w:rsidRPr="006407F3" w14:paraId="22CE5FBD" w14:textId="77777777" w:rsidTr="00FA537D">
        <w:tc>
          <w:tcPr>
            <w:tcW w:w="1559" w:type="dxa"/>
            <w:vAlign w:val="center"/>
          </w:tcPr>
          <w:p w14:paraId="7B19C18E" w14:textId="0F92BB4D" w:rsidR="00FA537D" w:rsidRPr="00EE0636" w:rsidRDefault="00FA537D" w:rsidP="003B6713">
            <w:pPr>
              <w:jc w:val="center"/>
            </w:pPr>
            <w:r w:rsidRPr="00EE0636">
              <w:t>SQL Server Image</w:t>
            </w:r>
            <w:r w:rsidR="00EE0636" w:rsidRPr="00EE0636">
              <w:t xml:space="preserve"> voor Docke</w:t>
            </w:r>
            <w:r w:rsidR="00EE0636">
              <w:t>r</w:t>
            </w:r>
          </w:p>
        </w:tc>
        <w:tc>
          <w:tcPr>
            <w:tcW w:w="1842" w:type="dxa"/>
            <w:vAlign w:val="center"/>
          </w:tcPr>
          <w:p w14:paraId="26234DCA" w14:textId="515BE95C" w:rsidR="00FA537D" w:rsidRDefault="00EE0636" w:rsidP="003B6713">
            <w:pPr>
              <w:spacing w:before="240"/>
              <w:jc w:val="center"/>
              <w:rPr>
                <w:noProof/>
              </w:rPr>
            </w:pPr>
            <w:r>
              <w:rPr>
                <w:noProof/>
              </w:rPr>
              <w:drawing>
                <wp:inline distT="0" distB="0" distL="0" distR="0" wp14:anchorId="4E145DD7" wp14:editId="0B6FC94F">
                  <wp:extent cx="803111" cy="658091"/>
                  <wp:effectExtent l="0" t="0" r="0" b="8890"/>
                  <wp:docPr id="1438076668" name="Picture 9" descr="Installing SharePoint 2010 and SQL Server 2012 RC0 – SQLServer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ing SharePoint 2010 and SQL Server 2012 RC0 – SQLServerCentr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30178" cy="680270"/>
                          </a:xfrm>
                          <a:prstGeom prst="rect">
                            <a:avLst/>
                          </a:prstGeom>
                          <a:noFill/>
                          <a:ln>
                            <a:noFill/>
                          </a:ln>
                        </pic:spPr>
                      </pic:pic>
                    </a:graphicData>
                  </a:graphic>
                </wp:inline>
              </w:drawing>
            </w:r>
          </w:p>
        </w:tc>
        <w:tc>
          <w:tcPr>
            <w:tcW w:w="2127" w:type="dxa"/>
            <w:vAlign w:val="center"/>
          </w:tcPr>
          <w:p w14:paraId="336BF2C2" w14:textId="3AA9454B" w:rsidR="00FA537D" w:rsidRDefault="00FA537D" w:rsidP="003B6713">
            <w:pPr>
              <w:jc w:val="center"/>
            </w:pPr>
            <w:r w:rsidRPr="008570B3">
              <w:t>mcr.microsoft.com/mssql/server:2022-latest</w:t>
            </w:r>
          </w:p>
        </w:tc>
        <w:tc>
          <w:tcPr>
            <w:tcW w:w="5103" w:type="dxa"/>
          </w:tcPr>
          <w:p w14:paraId="4F4CD50B" w14:textId="24D32E02" w:rsidR="00FA537D" w:rsidRDefault="00113509" w:rsidP="003B6713">
            <w:pPr>
              <w:jc w:val="left"/>
            </w:pPr>
            <w:r>
              <w:t>Op opzet zou de nieuwste versie</w:t>
            </w:r>
            <w:r w:rsidR="00D021F3">
              <w:t xml:space="preserve"> van de image</w:t>
            </w:r>
            <w:r w:rsidR="00503D73">
              <w:t xml:space="preserve"> op dat moment</w:t>
            </w:r>
            <w:r w:rsidR="00577947">
              <w:t xml:space="preserve"> normaal</w:t>
            </w:r>
            <w:r>
              <w:t xml:space="preserve"> </w:t>
            </w:r>
            <w:r w:rsidR="00503D73">
              <w:t>moeten volstaan.</w:t>
            </w:r>
          </w:p>
        </w:tc>
      </w:tr>
    </w:tbl>
    <w:p w14:paraId="28535D3B" w14:textId="5A7DEE32" w:rsidR="00C0418F" w:rsidRPr="00D125C4" w:rsidRDefault="00AC723D" w:rsidP="00AC723D">
      <w:pPr>
        <w:spacing w:after="200" w:line="276" w:lineRule="auto"/>
        <w:jc w:val="left"/>
      </w:pPr>
      <w:r>
        <w:br w:type="page"/>
      </w:r>
    </w:p>
    <w:p w14:paraId="3FD226BC" w14:textId="4E778BDB" w:rsidR="00891C0B" w:rsidRPr="00891C0B" w:rsidRDefault="00EC1AD0" w:rsidP="00A84286">
      <w:pPr>
        <w:pStyle w:val="Ondertitel"/>
        <w:numPr>
          <w:ilvl w:val="0"/>
          <w:numId w:val="21"/>
        </w:numPr>
        <w:rPr>
          <w:lang w:val="fr-BE"/>
        </w:rPr>
      </w:pPr>
      <w:r>
        <w:rPr>
          <w:lang w:val="fr-BE"/>
        </w:rPr>
        <w:lastRenderedPageBreak/>
        <w:t>Conceptuelle</w:t>
      </w:r>
      <w:r w:rsidR="00AC51B1">
        <w:rPr>
          <w:lang w:val="fr-BE"/>
        </w:rPr>
        <w:t xml:space="preserve"> structuur databank</w:t>
      </w:r>
    </w:p>
    <w:p w14:paraId="7E8EC51E" w14:textId="18D238B6" w:rsidR="00C972E0" w:rsidRDefault="00645FF4" w:rsidP="00C972E0">
      <w:r w:rsidRPr="00645FF4">
        <w:t xml:space="preserve">De onderstaande afbeelding bevat </w:t>
      </w:r>
      <w:r>
        <w:t xml:space="preserve">het </w:t>
      </w:r>
      <w:r w:rsidR="00BF10CB">
        <w:t>E</w:t>
      </w:r>
      <w:r>
        <w:t>ntity</w:t>
      </w:r>
      <w:r w:rsidR="00BF10CB">
        <w:t xml:space="preserve"> R</w:t>
      </w:r>
      <w:r>
        <w:t xml:space="preserve">elationship </w:t>
      </w:r>
      <w:r w:rsidR="00BF10CB">
        <w:t>D</w:t>
      </w:r>
      <w:r>
        <w:t>iagram</w:t>
      </w:r>
      <w:r w:rsidR="00BF10CB">
        <w:t xml:space="preserve"> van de database:</w:t>
      </w:r>
    </w:p>
    <w:p w14:paraId="02CDB5AE" w14:textId="194FEFD2" w:rsidR="00BF10CB" w:rsidRPr="00BF10CB" w:rsidRDefault="00BF10CB" w:rsidP="00BF10CB">
      <w:r w:rsidRPr="00BF10CB">
        <w:rPr>
          <w:noProof/>
        </w:rPr>
        <w:drawing>
          <wp:inline distT="0" distB="0" distL="0" distR="0" wp14:anchorId="09AB1192" wp14:editId="551A06A8">
            <wp:extent cx="5760720" cy="3844290"/>
            <wp:effectExtent l="0" t="0" r="0" b="3810"/>
            <wp:docPr id="145458763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7630"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44290"/>
                    </a:xfrm>
                    <a:prstGeom prst="rect">
                      <a:avLst/>
                    </a:prstGeom>
                    <a:noFill/>
                    <a:ln>
                      <a:noFill/>
                    </a:ln>
                  </pic:spPr>
                </pic:pic>
              </a:graphicData>
            </a:graphic>
          </wp:inline>
        </w:drawing>
      </w:r>
    </w:p>
    <w:p w14:paraId="62F06444" w14:textId="3F40958C" w:rsidR="00BF10CB" w:rsidRPr="00645FF4" w:rsidRDefault="0063632B">
      <w:pPr>
        <w:spacing w:after="200" w:line="276" w:lineRule="auto"/>
        <w:jc w:val="left"/>
      </w:pPr>
      <w:r>
        <w:br w:type="page"/>
      </w:r>
    </w:p>
    <w:p w14:paraId="40A61A12" w14:textId="6B984803" w:rsidR="00482ED7" w:rsidRPr="00020880" w:rsidRDefault="00482ED7">
      <w:pPr>
        <w:spacing w:after="200" w:line="276" w:lineRule="auto"/>
        <w:jc w:val="left"/>
      </w:pPr>
      <w:r>
        <w:lastRenderedPageBreak/>
        <w:t xml:space="preserve">Merk op dat een </w:t>
      </w:r>
      <w:r w:rsidR="00020880">
        <w:t xml:space="preserve">InternalUser </w:t>
      </w:r>
      <w:r w:rsidR="00020880">
        <w:rPr>
          <w:b/>
          <w:bCs/>
        </w:rPr>
        <w:t>wel</w:t>
      </w:r>
      <w:r w:rsidR="00020880">
        <w:t xml:space="preserve"> </w:t>
      </w:r>
      <w:r w:rsidR="006F2B14">
        <w:t xml:space="preserve">nul of </w:t>
      </w:r>
      <w:r w:rsidR="00020880">
        <w:t xml:space="preserve">meerdere </w:t>
      </w:r>
      <w:r w:rsidR="009B1846">
        <w:t xml:space="preserve">modules toegewezen </w:t>
      </w:r>
      <w:r w:rsidR="00E42FD2">
        <w:t xml:space="preserve">kunnen </w:t>
      </w:r>
      <w:r w:rsidR="00311A02">
        <w:t>hebben</w:t>
      </w:r>
      <w:r w:rsidR="00801EA9">
        <w:t xml:space="preserve"> en dat dit niet gelimiteerd is op één</w:t>
      </w:r>
      <w:r w:rsidR="00311A02">
        <w:t>.</w:t>
      </w:r>
      <w:r w:rsidR="00F41080">
        <w:t xml:space="preserve"> Een InternalUser kan </w:t>
      </w:r>
      <w:r w:rsidR="00E9262E">
        <w:t>om diezelfde reden</w:t>
      </w:r>
      <w:r w:rsidR="00F41080">
        <w:t xml:space="preserve"> ook </w:t>
      </w:r>
      <w:r w:rsidR="000D5FAA">
        <w:t xml:space="preserve">nul of </w:t>
      </w:r>
      <w:r w:rsidR="00F41080">
        <w:t>meerdere QuestionForUser</w:t>
      </w:r>
      <w:r w:rsidR="00E9262E">
        <w:t xml:space="preserve">’s toegewezen hebben. </w:t>
      </w:r>
      <w:r w:rsidR="007B5711">
        <w:t>Verder is het vanzelfsprekend dat een Module ook nul of meerdere Questions</w:t>
      </w:r>
      <w:r w:rsidR="00EF2C01">
        <w:t xml:space="preserve"> kan bevatten.</w:t>
      </w:r>
    </w:p>
    <w:p w14:paraId="58565608" w14:textId="7B797859" w:rsidR="006B5B80" w:rsidRPr="00645FF4" w:rsidRDefault="00132709">
      <w:pPr>
        <w:spacing w:after="200" w:line="276" w:lineRule="auto"/>
        <w:jc w:val="left"/>
      </w:pPr>
      <w:r>
        <w:rPr>
          <w:noProof/>
        </w:rPr>
        <w:drawing>
          <wp:inline distT="0" distB="0" distL="0" distR="0" wp14:anchorId="3C1C4360" wp14:editId="55BE196C">
            <wp:extent cx="5755005" cy="4320540"/>
            <wp:effectExtent l="0" t="0" r="0" b="3810"/>
            <wp:docPr id="169668616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005" cy="4320540"/>
                    </a:xfrm>
                    <a:prstGeom prst="rect">
                      <a:avLst/>
                    </a:prstGeom>
                    <a:noFill/>
                    <a:ln>
                      <a:noFill/>
                    </a:ln>
                  </pic:spPr>
                </pic:pic>
              </a:graphicData>
            </a:graphic>
          </wp:inline>
        </w:drawing>
      </w:r>
    </w:p>
    <w:p w14:paraId="7C9A1283" w14:textId="1D0EC492" w:rsidR="00132709" w:rsidRPr="00645FF4" w:rsidRDefault="001B19B3">
      <w:pPr>
        <w:spacing w:after="200" w:line="276" w:lineRule="auto"/>
        <w:jc w:val="left"/>
      </w:pPr>
      <w:r>
        <w:br w:type="page"/>
      </w:r>
    </w:p>
    <w:p w14:paraId="439CF700" w14:textId="4C569E21" w:rsidR="0081246A" w:rsidRPr="0081246A" w:rsidRDefault="0081246A" w:rsidP="00A84286">
      <w:pPr>
        <w:pStyle w:val="Ondertitel"/>
        <w:numPr>
          <w:ilvl w:val="0"/>
          <w:numId w:val="21"/>
        </w:numPr>
        <w:rPr>
          <w:lang w:val="fr-BE"/>
        </w:rPr>
      </w:pPr>
      <w:r>
        <w:rPr>
          <w:lang w:val="fr-BE"/>
        </w:rPr>
        <w:lastRenderedPageBreak/>
        <w:t>API-Endpoints</w:t>
      </w:r>
    </w:p>
    <w:p w14:paraId="6E01503A" w14:textId="38089320" w:rsidR="00DD63DC" w:rsidRPr="007B4598" w:rsidRDefault="007B4598" w:rsidP="00083E13">
      <w:pPr>
        <w:pStyle w:val="Plattetekstinspringen"/>
        <w:jc w:val="left"/>
        <w:rPr>
          <w:lang w:val="nl-BE"/>
        </w:rPr>
      </w:pPr>
      <w:r>
        <w:rPr>
          <w:lang w:val="nl-BE"/>
        </w:rPr>
        <w:t xml:space="preserve">In deze tabel vinden we de API-endpoints terug van de applicatie. Voor meer details is er </w:t>
      </w:r>
      <w:r w:rsidR="00500163">
        <w:rPr>
          <w:lang w:val="nl-BE"/>
        </w:rPr>
        <w:t xml:space="preserve">in de </w:t>
      </w:r>
      <w:r>
        <w:rPr>
          <w:lang w:val="nl-BE"/>
        </w:rPr>
        <w:t xml:space="preserve">bijlage </w:t>
      </w:r>
      <w:r w:rsidR="00500163">
        <w:rPr>
          <w:lang w:val="nl-BE"/>
        </w:rPr>
        <w:t xml:space="preserve">een PDF toegevoegd met de </w:t>
      </w:r>
      <w:r w:rsidR="00401242">
        <w:rPr>
          <w:lang w:val="nl-BE"/>
        </w:rPr>
        <w:t>API</w:t>
      </w:r>
      <w:r w:rsidR="00500163">
        <w:rPr>
          <w:lang w:val="nl-BE"/>
        </w:rPr>
        <w:t xml:space="preserve"> details </w:t>
      </w:r>
      <w:r w:rsidR="00DD63DC">
        <w:rPr>
          <w:lang w:val="nl-BE"/>
        </w:rPr>
        <w:t>vanuit OpenAPI.</w:t>
      </w:r>
    </w:p>
    <w:tbl>
      <w:tblPr>
        <w:tblStyle w:val="Tabelraster"/>
        <w:tblW w:w="10065" w:type="dxa"/>
        <w:tblInd w:w="-572" w:type="dxa"/>
        <w:tblLook w:val="04A0" w:firstRow="1" w:lastRow="0" w:firstColumn="1" w:lastColumn="0" w:noHBand="0" w:noVBand="1"/>
      </w:tblPr>
      <w:tblGrid>
        <w:gridCol w:w="1044"/>
        <w:gridCol w:w="2003"/>
        <w:gridCol w:w="4072"/>
        <w:gridCol w:w="1788"/>
        <w:gridCol w:w="1206"/>
      </w:tblGrid>
      <w:tr w:rsidR="00D03B9D" w14:paraId="0F45C99A" w14:textId="77777777" w:rsidTr="00472BEF">
        <w:trPr>
          <w:trHeight w:val="615"/>
        </w:trPr>
        <w:tc>
          <w:tcPr>
            <w:tcW w:w="1044" w:type="dxa"/>
          </w:tcPr>
          <w:p w14:paraId="491DEC91" w14:textId="7DD9AE27" w:rsidR="00D00C37" w:rsidRPr="007138F2" w:rsidRDefault="00D00C37" w:rsidP="00827C84">
            <w:pPr>
              <w:pStyle w:val="Plattetekstinspringen"/>
              <w:ind w:left="0"/>
              <w:jc w:val="center"/>
              <w:rPr>
                <w:lang w:val="nl-BE"/>
              </w:rPr>
            </w:pPr>
            <w:r w:rsidRPr="007138F2">
              <w:rPr>
                <w:lang w:val="nl-BE"/>
              </w:rPr>
              <w:t>Methode</w:t>
            </w:r>
          </w:p>
        </w:tc>
        <w:tc>
          <w:tcPr>
            <w:tcW w:w="1792" w:type="dxa"/>
          </w:tcPr>
          <w:p w14:paraId="1C094A99" w14:textId="37064EA8" w:rsidR="00D00C37" w:rsidRPr="007138F2" w:rsidRDefault="00F233E6" w:rsidP="00827C84">
            <w:pPr>
              <w:pStyle w:val="Plattetekstinspringen"/>
              <w:ind w:left="0"/>
              <w:jc w:val="center"/>
              <w:rPr>
                <w:lang w:val="nl-BE"/>
              </w:rPr>
            </w:pPr>
            <w:r w:rsidRPr="007138F2">
              <w:rPr>
                <w:lang w:val="nl-BE"/>
              </w:rPr>
              <w:t>Parameters</w:t>
            </w:r>
            <w:r w:rsidR="00BB1370" w:rsidRPr="007138F2">
              <w:rPr>
                <w:lang w:val="nl-BE"/>
              </w:rPr>
              <w:t xml:space="preserve"> of body</w:t>
            </w:r>
          </w:p>
        </w:tc>
        <w:tc>
          <w:tcPr>
            <w:tcW w:w="4072" w:type="dxa"/>
          </w:tcPr>
          <w:p w14:paraId="31822E29" w14:textId="64E35839" w:rsidR="00D00C37" w:rsidRPr="007138F2" w:rsidRDefault="00A636FD" w:rsidP="00827C84">
            <w:pPr>
              <w:pStyle w:val="Plattetekstinspringen"/>
              <w:ind w:left="0"/>
              <w:jc w:val="center"/>
              <w:rPr>
                <w:lang w:val="nl-BE"/>
              </w:rPr>
            </w:pPr>
            <w:r w:rsidRPr="007138F2">
              <w:rPr>
                <w:lang w:val="nl-BE"/>
              </w:rPr>
              <w:t>Route</w:t>
            </w:r>
            <w:r w:rsidR="007E7823" w:rsidRPr="007138F2">
              <w:rPr>
                <w:lang w:val="nl-BE"/>
              </w:rPr>
              <w:t xml:space="preserve"> (/api/v1/)</w:t>
            </w:r>
          </w:p>
        </w:tc>
        <w:tc>
          <w:tcPr>
            <w:tcW w:w="1941" w:type="dxa"/>
          </w:tcPr>
          <w:p w14:paraId="658FF174" w14:textId="083450E6" w:rsidR="00A636FD" w:rsidRPr="007138F2" w:rsidRDefault="00A636FD" w:rsidP="00827C84">
            <w:pPr>
              <w:pStyle w:val="Plattetekstinspringen"/>
              <w:ind w:left="0"/>
              <w:jc w:val="center"/>
              <w:rPr>
                <w:lang w:val="nl-BE"/>
              </w:rPr>
            </w:pPr>
            <w:r w:rsidRPr="007138F2">
              <w:rPr>
                <w:lang w:val="nl-BE"/>
              </w:rPr>
              <w:t>Return Waarde (indien van toepassing)</w:t>
            </w:r>
          </w:p>
        </w:tc>
        <w:tc>
          <w:tcPr>
            <w:tcW w:w="1216" w:type="dxa"/>
          </w:tcPr>
          <w:p w14:paraId="6A31B04F" w14:textId="65007754" w:rsidR="00D00C37" w:rsidRPr="007138F2" w:rsidRDefault="00F233E6" w:rsidP="00827C84">
            <w:pPr>
              <w:pStyle w:val="Plattetekstinspringen"/>
              <w:ind w:left="0"/>
              <w:jc w:val="center"/>
              <w:rPr>
                <w:lang w:val="nl-BE"/>
              </w:rPr>
            </w:pPr>
            <w:r w:rsidRPr="007138F2">
              <w:rPr>
                <w:lang w:val="nl-BE"/>
              </w:rPr>
              <w:t>Statuscode</w:t>
            </w:r>
          </w:p>
        </w:tc>
      </w:tr>
      <w:tr w:rsidR="00186091" w14:paraId="467B30CF" w14:textId="77777777" w:rsidTr="00472BEF">
        <w:trPr>
          <w:trHeight w:val="748"/>
        </w:trPr>
        <w:tc>
          <w:tcPr>
            <w:tcW w:w="1044" w:type="dxa"/>
          </w:tcPr>
          <w:p w14:paraId="0C7B6127" w14:textId="4BA76B21" w:rsidR="00186091" w:rsidRPr="007138F2" w:rsidRDefault="00186091" w:rsidP="00827C84">
            <w:pPr>
              <w:pStyle w:val="Plattetekstinspringen"/>
              <w:ind w:left="0"/>
              <w:jc w:val="center"/>
              <w:rPr>
                <w:lang w:val="nl-BE"/>
              </w:rPr>
            </w:pPr>
            <w:r w:rsidRPr="007138F2">
              <w:rPr>
                <w:lang w:val="nl-BE"/>
              </w:rPr>
              <w:t>GET</w:t>
            </w:r>
          </w:p>
        </w:tc>
        <w:tc>
          <w:tcPr>
            <w:tcW w:w="1792" w:type="dxa"/>
          </w:tcPr>
          <w:p w14:paraId="744AD83A" w14:textId="77777777" w:rsidR="00186091" w:rsidRPr="007138F2" w:rsidRDefault="00186091" w:rsidP="006F411B">
            <w:pPr>
              <w:pStyle w:val="Plattetekstinspringen"/>
              <w:ind w:left="0"/>
              <w:jc w:val="left"/>
              <w:rPr>
                <w:lang w:val="nl-BE"/>
              </w:rPr>
            </w:pPr>
          </w:p>
        </w:tc>
        <w:tc>
          <w:tcPr>
            <w:tcW w:w="4072" w:type="dxa"/>
          </w:tcPr>
          <w:p w14:paraId="765618B6" w14:textId="70B3C4A5" w:rsidR="00186091" w:rsidRPr="007138F2" w:rsidRDefault="00B50917" w:rsidP="00966039">
            <w:pPr>
              <w:pStyle w:val="Plattetekstinspringen"/>
              <w:ind w:left="0"/>
              <w:jc w:val="left"/>
              <w:rPr>
                <w:lang w:val="nl-BE"/>
              </w:rPr>
            </w:pPr>
            <w:r w:rsidRPr="007138F2">
              <w:rPr>
                <w:lang w:val="nl-BE"/>
              </w:rPr>
              <w:t>/EmailDomain</w:t>
            </w:r>
          </w:p>
        </w:tc>
        <w:tc>
          <w:tcPr>
            <w:tcW w:w="1941" w:type="dxa"/>
          </w:tcPr>
          <w:p w14:paraId="5FFEF0D5" w14:textId="7916C650" w:rsidR="00186091" w:rsidRPr="007138F2" w:rsidRDefault="00CF02CD" w:rsidP="00827C84">
            <w:pPr>
              <w:pStyle w:val="Plattetekstinspringen"/>
              <w:ind w:left="0"/>
              <w:jc w:val="center"/>
              <w:rPr>
                <w:lang w:val="nl-BE"/>
              </w:rPr>
            </w:pPr>
            <w:r w:rsidRPr="007138F2">
              <w:rPr>
                <w:lang w:val="nl-BE"/>
              </w:rPr>
              <w:t xml:space="preserve">Het default domein </w:t>
            </w:r>
            <w:r w:rsidR="009B3832" w:rsidRPr="007138F2">
              <w:rPr>
                <w:lang w:val="nl-BE"/>
              </w:rPr>
              <w:t>voor het genereren van emails</w:t>
            </w:r>
          </w:p>
        </w:tc>
        <w:tc>
          <w:tcPr>
            <w:tcW w:w="1216" w:type="dxa"/>
          </w:tcPr>
          <w:p w14:paraId="5269F8D0" w14:textId="2466D041" w:rsidR="00186091" w:rsidRPr="007138F2" w:rsidRDefault="006F411B" w:rsidP="00827C84">
            <w:pPr>
              <w:pStyle w:val="Plattetekstinspringen"/>
              <w:ind w:left="0"/>
              <w:jc w:val="center"/>
              <w:rPr>
                <w:lang w:val="nl-BE"/>
              </w:rPr>
            </w:pPr>
            <w:r w:rsidRPr="007138F2">
              <w:rPr>
                <w:lang w:val="nl-BE"/>
              </w:rPr>
              <w:t>OK (200)</w:t>
            </w:r>
          </w:p>
        </w:tc>
      </w:tr>
      <w:tr w:rsidR="006F411B" w14:paraId="3AC6358F" w14:textId="77777777" w:rsidTr="00472BEF">
        <w:trPr>
          <w:trHeight w:val="748"/>
        </w:trPr>
        <w:tc>
          <w:tcPr>
            <w:tcW w:w="1044" w:type="dxa"/>
          </w:tcPr>
          <w:p w14:paraId="40D72EBE" w14:textId="2D3C270E" w:rsidR="006F411B" w:rsidRPr="007138F2" w:rsidRDefault="006F411B" w:rsidP="00827C84">
            <w:pPr>
              <w:pStyle w:val="Plattetekstinspringen"/>
              <w:ind w:left="0"/>
              <w:jc w:val="center"/>
              <w:rPr>
                <w:lang w:val="nl-BE"/>
              </w:rPr>
            </w:pPr>
            <w:r w:rsidRPr="007138F2">
              <w:rPr>
                <w:lang w:val="nl-BE"/>
              </w:rPr>
              <w:t>PUT</w:t>
            </w:r>
          </w:p>
        </w:tc>
        <w:tc>
          <w:tcPr>
            <w:tcW w:w="1792" w:type="dxa"/>
          </w:tcPr>
          <w:p w14:paraId="1A29117B" w14:textId="48E27F90" w:rsidR="006F411B" w:rsidRPr="007138F2" w:rsidRDefault="00BB1370" w:rsidP="00BB1370">
            <w:pPr>
              <w:pStyle w:val="Plattetekstinspringen"/>
              <w:ind w:left="0"/>
              <w:jc w:val="left"/>
              <w:rPr>
                <w:lang w:val="nl-BE"/>
              </w:rPr>
            </w:pPr>
            <w:r w:rsidRPr="007138F2">
              <w:rPr>
                <w:lang w:val="nl-BE"/>
              </w:rPr>
              <w:t>string emailDomainText</w:t>
            </w:r>
          </w:p>
        </w:tc>
        <w:tc>
          <w:tcPr>
            <w:tcW w:w="4072" w:type="dxa"/>
          </w:tcPr>
          <w:p w14:paraId="34906916" w14:textId="096E3628" w:rsidR="006F411B" w:rsidRPr="007138F2" w:rsidRDefault="003B483E" w:rsidP="00966039">
            <w:pPr>
              <w:pStyle w:val="Plattetekstinspringen"/>
              <w:ind w:left="0"/>
              <w:jc w:val="left"/>
              <w:rPr>
                <w:lang w:val="nl-BE"/>
              </w:rPr>
            </w:pPr>
            <w:r w:rsidRPr="007138F2">
              <w:rPr>
                <w:lang w:val="nl-BE"/>
              </w:rPr>
              <w:t>/EmailDomain</w:t>
            </w:r>
          </w:p>
        </w:tc>
        <w:tc>
          <w:tcPr>
            <w:tcW w:w="1941" w:type="dxa"/>
          </w:tcPr>
          <w:p w14:paraId="231C3CD2" w14:textId="3F397603" w:rsidR="006F411B" w:rsidRPr="007138F2" w:rsidRDefault="00F83222" w:rsidP="00827C84">
            <w:pPr>
              <w:pStyle w:val="Plattetekstinspringen"/>
              <w:ind w:left="0"/>
              <w:jc w:val="center"/>
              <w:rPr>
                <w:lang w:val="nl-BE"/>
              </w:rPr>
            </w:pPr>
            <w:r w:rsidRPr="007138F2">
              <w:rPr>
                <w:lang w:val="nl-BE"/>
              </w:rPr>
              <w:t xml:space="preserve">Het </w:t>
            </w:r>
            <w:r w:rsidRPr="007138F2">
              <w:rPr>
                <w:i/>
                <w:iCs/>
                <w:lang w:val="nl-BE"/>
              </w:rPr>
              <w:t>nieuwe</w:t>
            </w:r>
            <w:r w:rsidRPr="007138F2">
              <w:rPr>
                <w:lang w:val="nl-BE"/>
              </w:rPr>
              <w:t xml:space="preserve"> default domein voor het genereren van emails</w:t>
            </w:r>
          </w:p>
        </w:tc>
        <w:tc>
          <w:tcPr>
            <w:tcW w:w="1216" w:type="dxa"/>
          </w:tcPr>
          <w:p w14:paraId="0D56173D" w14:textId="39ABCC9A" w:rsidR="006F411B" w:rsidRPr="007138F2" w:rsidRDefault="00F83222" w:rsidP="00827C84">
            <w:pPr>
              <w:pStyle w:val="Plattetekstinspringen"/>
              <w:ind w:left="0"/>
              <w:jc w:val="center"/>
              <w:rPr>
                <w:lang w:val="nl-BE"/>
              </w:rPr>
            </w:pPr>
            <w:r w:rsidRPr="007138F2">
              <w:rPr>
                <w:lang w:val="nl-BE"/>
              </w:rPr>
              <w:t>OK (200)</w:t>
            </w:r>
          </w:p>
        </w:tc>
      </w:tr>
      <w:tr w:rsidR="007E7823" w14:paraId="45CE8E1C" w14:textId="77777777" w:rsidTr="00472BEF">
        <w:trPr>
          <w:trHeight w:val="748"/>
        </w:trPr>
        <w:tc>
          <w:tcPr>
            <w:tcW w:w="1044" w:type="dxa"/>
          </w:tcPr>
          <w:p w14:paraId="4C933A18" w14:textId="7D53A4DA" w:rsidR="007E7823" w:rsidRPr="007138F2" w:rsidRDefault="00E5098A" w:rsidP="00827C84">
            <w:pPr>
              <w:pStyle w:val="Plattetekstinspringen"/>
              <w:ind w:left="0"/>
              <w:jc w:val="center"/>
              <w:rPr>
                <w:lang w:val="nl-BE"/>
              </w:rPr>
            </w:pPr>
            <w:r w:rsidRPr="007138F2">
              <w:rPr>
                <w:lang w:val="nl-BE"/>
              </w:rPr>
              <w:t>GET</w:t>
            </w:r>
          </w:p>
        </w:tc>
        <w:tc>
          <w:tcPr>
            <w:tcW w:w="1792" w:type="dxa"/>
          </w:tcPr>
          <w:p w14:paraId="47287785" w14:textId="77777777" w:rsidR="007E7823" w:rsidRPr="007138F2" w:rsidRDefault="007E7823" w:rsidP="003B483E">
            <w:pPr>
              <w:pStyle w:val="Plattetekstinspringen"/>
              <w:ind w:left="0"/>
              <w:jc w:val="left"/>
              <w:rPr>
                <w:lang w:val="nl-BE"/>
              </w:rPr>
            </w:pPr>
          </w:p>
        </w:tc>
        <w:tc>
          <w:tcPr>
            <w:tcW w:w="4072" w:type="dxa"/>
          </w:tcPr>
          <w:p w14:paraId="767E0A1F" w14:textId="46AFF019" w:rsidR="007E7823" w:rsidRPr="007138F2" w:rsidRDefault="003A2D73" w:rsidP="00966039">
            <w:pPr>
              <w:pStyle w:val="Plattetekstinspringen"/>
              <w:ind w:left="0"/>
              <w:jc w:val="left"/>
              <w:rPr>
                <w:lang w:val="nl-BE"/>
              </w:rPr>
            </w:pPr>
            <w:r w:rsidRPr="007138F2">
              <w:rPr>
                <w:lang w:val="nl-BE"/>
              </w:rPr>
              <w:t>/MentorXFollower/followers/unassigned</w:t>
            </w:r>
          </w:p>
        </w:tc>
        <w:tc>
          <w:tcPr>
            <w:tcW w:w="1941" w:type="dxa"/>
          </w:tcPr>
          <w:p w14:paraId="5C573B2D" w14:textId="51469073" w:rsidR="007E7823" w:rsidRPr="007138F2" w:rsidRDefault="00E5098A" w:rsidP="00827C84">
            <w:pPr>
              <w:pStyle w:val="Plattetekstinspringen"/>
              <w:ind w:left="0"/>
              <w:jc w:val="center"/>
              <w:rPr>
                <w:lang w:val="nl-BE"/>
              </w:rPr>
            </w:pPr>
            <w:r w:rsidRPr="007138F2">
              <w:rPr>
                <w:lang w:val="nl-BE"/>
              </w:rPr>
              <w:t>De trajectvolgers die nog geen trajectbegeleider hebben</w:t>
            </w:r>
          </w:p>
        </w:tc>
        <w:tc>
          <w:tcPr>
            <w:tcW w:w="1216" w:type="dxa"/>
          </w:tcPr>
          <w:p w14:paraId="19860730" w14:textId="6AF3566D" w:rsidR="007E7823" w:rsidRPr="007138F2" w:rsidRDefault="00E5098A" w:rsidP="00827C84">
            <w:pPr>
              <w:pStyle w:val="Plattetekstinspringen"/>
              <w:ind w:left="0"/>
              <w:jc w:val="center"/>
              <w:rPr>
                <w:lang w:val="nl-BE"/>
              </w:rPr>
            </w:pPr>
            <w:r w:rsidRPr="007138F2">
              <w:rPr>
                <w:lang w:val="nl-BE"/>
              </w:rPr>
              <w:t>OK (200)</w:t>
            </w:r>
          </w:p>
        </w:tc>
      </w:tr>
      <w:tr w:rsidR="00D03B9D" w14:paraId="7E9880A0" w14:textId="77777777" w:rsidTr="00472BEF">
        <w:trPr>
          <w:trHeight w:val="748"/>
        </w:trPr>
        <w:tc>
          <w:tcPr>
            <w:tcW w:w="1044" w:type="dxa"/>
          </w:tcPr>
          <w:p w14:paraId="56BA407C" w14:textId="10E5B955" w:rsidR="00D00C37" w:rsidRPr="007138F2" w:rsidRDefault="00F233E6" w:rsidP="00827C84">
            <w:pPr>
              <w:pStyle w:val="Plattetekstinspringen"/>
              <w:ind w:left="0"/>
              <w:jc w:val="center"/>
              <w:rPr>
                <w:lang w:val="nl-BE"/>
              </w:rPr>
            </w:pPr>
            <w:r w:rsidRPr="007138F2">
              <w:rPr>
                <w:lang w:val="nl-BE"/>
              </w:rPr>
              <w:t>GET</w:t>
            </w:r>
          </w:p>
        </w:tc>
        <w:tc>
          <w:tcPr>
            <w:tcW w:w="1792" w:type="dxa"/>
          </w:tcPr>
          <w:p w14:paraId="4248B5A1" w14:textId="479B74C6" w:rsidR="00D66CF3" w:rsidRPr="007138F2" w:rsidRDefault="00D66CF3" w:rsidP="00BB1370">
            <w:pPr>
              <w:pStyle w:val="Plattetekstinspringen"/>
              <w:ind w:left="0"/>
              <w:jc w:val="left"/>
              <w:rPr>
                <w:lang w:val="nl-BE"/>
              </w:rPr>
            </w:pPr>
            <w:r w:rsidRPr="007138F2">
              <w:rPr>
                <w:lang w:val="nl-BE"/>
              </w:rPr>
              <w:t>int Id</w:t>
            </w:r>
          </w:p>
        </w:tc>
        <w:tc>
          <w:tcPr>
            <w:tcW w:w="4072" w:type="dxa"/>
          </w:tcPr>
          <w:p w14:paraId="7A6CC07E" w14:textId="46AC027E" w:rsidR="00D00C37" w:rsidRPr="007138F2" w:rsidRDefault="00D66CF3" w:rsidP="00966039">
            <w:pPr>
              <w:pStyle w:val="Plattetekstinspringen"/>
              <w:ind w:left="0"/>
              <w:jc w:val="left"/>
              <w:rPr>
                <w:lang w:val="nl-BE"/>
              </w:rPr>
            </w:pPr>
            <w:r w:rsidRPr="007138F2">
              <w:rPr>
                <w:lang w:val="nl-BE"/>
              </w:rPr>
              <w:t>/</w:t>
            </w:r>
            <w:r w:rsidR="00232ED8" w:rsidRPr="007138F2">
              <w:rPr>
                <w:lang w:val="nl-BE"/>
              </w:rPr>
              <w:t>MentorXFollower</w:t>
            </w:r>
            <w:r w:rsidR="002D0C5D" w:rsidRPr="007138F2">
              <w:rPr>
                <w:lang w:val="nl-BE"/>
              </w:rPr>
              <w:t>/</w:t>
            </w:r>
            <w:r w:rsidR="00D03B9D" w:rsidRPr="007138F2">
              <w:rPr>
                <w:lang w:val="nl-BE"/>
              </w:rPr>
              <w:t>{</w:t>
            </w:r>
            <w:r w:rsidR="00A636FD" w:rsidRPr="007138F2">
              <w:rPr>
                <w:lang w:val="nl-BE"/>
              </w:rPr>
              <w:t>MentorId</w:t>
            </w:r>
            <w:r w:rsidR="00A714C7" w:rsidRPr="007138F2">
              <w:rPr>
                <w:lang w:val="nl-BE"/>
              </w:rPr>
              <w:t>}</w:t>
            </w:r>
          </w:p>
        </w:tc>
        <w:tc>
          <w:tcPr>
            <w:tcW w:w="1941" w:type="dxa"/>
          </w:tcPr>
          <w:p w14:paraId="4D05022E" w14:textId="2CD28B9A" w:rsidR="00A636FD" w:rsidRPr="007138F2" w:rsidRDefault="00A714C7" w:rsidP="00827C84">
            <w:pPr>
              <w:pStyle w:val="Plattetekstinspringen"/>
              <w:ind w:left="0"/>
              <w:jc w:val="center"/>
              <w:rPr>
                <w:lang w:val="nl-BE"/>
              </w:rPr>
            </w:pPr>
            <w:r w:rsidRPr="007138F2">
              <w:rPr>
                <w:lang w:val="nl-BE"/>
              </w:rPr>
              <w:t>Trajectvolgers van de mentor</w:t>
            </w:r>
          </w:p>
        </w:tc>
        <w:tc>
          <w:tcPr>
            <w:tcW w:w="1216" w:type="dxa"/>
          </w:tcPr>
          <w:p w14:paraId="6677021A" w14:textId="3648D13C" w:rsidR="00D00C37" w:rsidRPr="007138F2" w:rsidRDefault="00A714C7" w:rsidP="00827C84">
            <w:pPr>
              <w:pStyle w:val="Plattetekstinspringen"/>
              <w:ind w:left="0"/>
              <w:jc w:val="center"/>
              <w:rPr>
                <w:lang w:val="nl-BE"/>
              </w:rPr>
            </w:pPr>
            <w:r w:rsidRPr="007138F2">
              <w:rPr>
                <w:lang w:val="nl-BE"/>
              </w:rPr>
              <w:t>OK</w:t>
            </w:r>
            <w:r w:rsidR="00A636FD" w:rsidRPr="007138F2">
              <w:rPr>
                <w:lang w:val="nl-BE"/>
              </w:rPr>
              <w:t xml:space="preserve"> (200)</w:t>
            </w:r>
          </w:p>
        </w:tc>
      </w:tr>
      <w:tr w:rsidR="00A84086" w14:paraId="78317CF6" w14:textId="77777777" w:rsidTr="00472BEF">
        <w:trPr>
          <w:trHeight w:val="748"/>
        </w:trPr>
        <w:tc>
          <w:tcPr>
            <w:tcW w:w="1044" w:type="dxa"/>
          </w:tcPr>
          <w:p w14:paraId="6BB3779E" w14:textId="02011FC6" w:rsidR="00A84086" w:rsidRPr="007138F2" w:rsidRDefault="00A84086" w:rsidP="00827C84">
            <w:pPr>
              <w:pStyle w:val="Plattetekstinspringen"/>
              <w:ind w:left="0"/>
              <w:jc w:val="center"/>
              <w:rPr>
                <w:lang w:val="nl-BE"/>
              </w:rPr>
            </w:pPr>
            <w:r w:rsidRPr="007138F2">
              <w:rPr>
                <w:lang w:val="nl-BE"/>
              </w:rPr>
              <w:t>GET</w:t>
            </w:r>
          </w:p>
        </w:tc>
        <w:tc>
          <w:tcPr>
            <w:tcW w:w="1792" w:type="dxa"/>
          </w:tcPr>
          <w:p w14:paraId="5F00C622" w14:textId="390EC1D1" w:rsidR="00A84086" w:rsidRPr="007138F2" w:rsidRDefault="003C714C" w:rsidP="00BB1370">
            <w:pPr>
              <w:pStyle w:val="Plattetekstinspringen"/>
              <w:ind w:left="0"/>
              <w:jc w:val="left"/>
              <w:rPr>
                <w:lang w:val="nl-BE"/>
              </w:rPr>
            </w:pPr>
            <w:r w:rsidRPr="007138F2">
              <w:rPr>
                <w:lang w:val="nl-BE"/>
              </w:rPr>
              <w:t>int followerId</w:t>
            </w:r>
          </w:p>
        </w:tc>
        <w:tc>
          <w:tcPr>
            <w:tcW w:w="4072" w:type="dxa"/>
          </w:tcPr>
          <w:p w14:paraId="3BBDE92F" w14:textId="2BD4CE9F" w:rsidR="00A84086" w:rsidRPr="007138F2" w:rsidRDefault="00130074" w:rsidP="00966039">
            <w:pPr>
              <w:pStyle w:val="Plattetekstinspringen"/>
              <w:ind w:left="0"/>
              <w:jc w:val="left"/>
              <w:rPr>
                <w:lang w:val="nl-BE"/>
              </w:rPr>
            </w:pPr>
            <w:r w:rsidRPr="007138F2">
              <w:rPr>
                <w:lang w:val="nl-BE"/>
              </w:rPr>
              <w:t>/MentorXFollower/mentors/{followerId}</w:t>
            </w:r>
          </w:p>
        </w:tc>
        <w:tc>
          <w:tcPr>
            <w:tcW w:w="1941" w:type="dxa"/>
          </w:tcPr>
          <w:p w14:paraId="7FA779F3" w14:textId="191DE6EA" w:rsidR="00A84086" w:rsidRPr="007138F2" w:rsidRDefault="001A31AD" w:rsidP="00827C84">
            <w:pPr>
              <w:pStyle w:val="Plattetekstinspringen"/>
              <w:ind w:left="0"/>
              <w:jc w:val="center"/>
              <w:rPr>
                <w:lang w:val="nl-BE"/>
              </w:rPr>
            </w:pPr>
            <w:r w:rsidRPr="007138F2">
              <w:rPr>
                <w:lang w:val="nl-BE"/>
              </w:rPr>
              <w:t>Trajectvolgers van een trajectvolger</w:t>
            </w:r>
          </w:p>
        </w:tc>
        <w:tc>
          <w:tcPr>
            <w:tcW w:w="1216" w:type="dxa"/>
          </w:tcPr>
          <w:p w14:paraId="56FE633A" w14:textId="711031E6" w:rsidR="00A84086" w:rsidRPr="007138F2" w:rsidRDefault="001A31AD" w:rsidP="00827C84">
            <w:pPr>
              <w:pStyle w:val="Plattetekstinspringen"/>
              <w:ind w:left="0"/>
              <w:jc w:val="center"/>
              <w:rPr>
                <w:lang w:val="nl-BE"/>
              </w:rPr>
            </w:pPr>
            <w:r w:rsidRPr="007138F2">
              <w:rPr>
                <w:lang w:val="nl-BE"/>
              </w:rPr>
              <w:t>OK (200)</w:t>
            </w:r>
          </w:p>
        </w:tc>
      </w:tr>
      <w:tr w:rsidR="00BB1370" w14:paraId="5AB9A171" w14:textId="77777777" w:rsidTr="00472BEF">
        <w:trPr>
          <w:trHeight w:val="748"/>
        </w:trPr>
        <w:tc>
          <w:tcPr>
            <w:tcW w:w="1044" w:type="dxa"/>
          </w:tcPr>
          <w:p w14:paraId="59F53B31" w14:textId="371FB6B7" w:rsidR="00BB1370" w:rsidRPr="007138F2" w:rsidRDefault="00BB1370" w:rsidP="00827C84">
            <w:pPr>
              <w:pStyle w:val="Plattetekstinspringen"/>
              <w:ind w:left="0"/>
              <w:jc w:val="center"/>
              <w:rPr>
                <w:lang w:val="nl-BE"/>
              </w:rPr>
            </w:pPr>
            <w:r w:rsidRPr="007138F2">
              <w:rPr>
                <w:lang w:val="nl-BE"/>
              </w:rPr>
              <w:t>POST</w:t>
            </w:r>
          </w:p>
        </w:tc>
        <w:tc>
          <w:tcPr>
            <w:tcW w:w="1792" w:type="dxa"/>
          </w:tcPr>
          <w:p w14:paraId="2FECA270" w14:textId="5789CBD8" w:rsidR="00BB1370" w:rsidRPr="007138F2" w:rsidRDefault="00224366" w:rsidP="00224366">
            <w:pPr>
              <w:pStyle w:val="Plattetekstinspringen"/>
              <w:ind w:left="0"/>
              <w:jc w:val="left"/>
              <w:rPr>
                <w:lang w:val="nl-BE"/>
              </w:rPr>
            </w:pPr>
            <w:r w:rsidRPr="007138F2">
              <w:rPr>
                <w:lang w:val="nl-BE"/>
              </w:rPr>
              <w:t>int mentorId</w:t>
            </w:r>
            <w:r w:rsidRPr="007138F2">
              <w:rPr>
                <w:lang w:val="nl-BE"/>
              </w:rPr>
              <w:br/>
              <w:t>int followerId</w:t>
            </w:r>
          </w:p>
        </w:tc>
        <w:tc>
          <w:tcPr>
            <w:tcW w:w="4072" w:type="dxa"/>
          </w:tcPr>
          <w:p w14:paraId="24208226" w14:textId="039CBF95" w:rsidR="00BB1370" w:rsidRPr="007138F2" w:rsidRDefault="00BB1370" w:rsidP="00966039">
            <w:pPr>
              <w:pStyle w:val="Plattetekstinspringen"/>
              <w:ind w:left="0"/>
              <w:jc w:val="left"/>
              <w:rPr>
                <w:lang w:val="nl-BE"/>
              </w:rPr>
            </w:pPr>
            <w:r w:rsidRPr="007138F2">
              <w:rPr>
                <w:lang w:val="nl-BE"/>
              </w:rPr>
              <w:t>/MentorXFollower</w:t>
            </w:r>
          </w:p>
        </w:tc>
        <w:tc>
          <w:tcPr>
            <w:tcW w:w="1941" w:type="dxa"/>
          </w:tcPr>
          <w:p w14:paraId="0E2DAF05" w14:textId="452A16BF" w:rsidR="00BB1370" w:rsidRPr="007138F2" w:rsidRDefault="00927971" w:rsidP="00827C84">
            <w:pPr>
              <w:pStyle w:val="Plattetekstinspringen"/>
              <w:ind w:left="0"/>
              <w:jc w:val="center"/>
              <w:rPr>
                <w:lang w:val="nl-BE"/>
              </w:rPr>
            </w:pPr>
            <w:r w:rsidRPr="007138F2">
              <w:rPr>
                <w:lang w:val="nl-BE"/>
              </w:rPr>
              <w:t>De MentorXFollower link.</w:t>
            </w:r>
          </w:p>
        </w:tc>
        <w:tc>
          <w:tcPr>
            <w:tcW w:w="1216" w:type="dxa"/>
          </w:tcPr>
          <w:p w14:paraId="09A003AC" w14:textId="71935F58" w:rsidR="00BB1370" w:rsidRPr="007138F2" w:rsidRDefault="00940E68" w:rsidP="00827C84">
            <w:pPr>
              <w:pStyle w:val="Plattetekstinspringen"/>
              <w:ind w:left="0"/>
              <w:jc w:val="center"/>
              <w:rPr>
                <w:lang w:val="nl-BE"/>
              </w:rPr>
            </w:pPr>
            <w:r w:rsidRPr="007138F2">
              <w:rPr>
                <w:lang w:val="nl-BE"/>
              </w:rPr>
              <w:t>Created</w:t>
            </w:r>
            <w:r w:rsidR="008468F6" w:rsidRPr="007138F2">
              <w:rPr>
                <w:lang w:val="nl-BE"/>
              </w:rPr>
              <w:t xml:space="preserve"> (20</w:t>
            </w:r>
            <w:r w:rsidRPr="007138F2">
              <w:rPr>
                <w:lang w:val="nl-BE"/>
              </w:rPr>
              <w:t>1</w:t>
            </w:r>
            <w:r w:rsidR="008468F6" w:rsidRPr="007138F2">
              <w:rPr>
                <w:lang w:val="nl-BE"/>
              </w:rPr>
              <w:t>)</w:t>
            </w:r>
          </w:p>
        </w:tc>
      </w:tr>
      <w:tr w:rsidR="00CB597A" w14:paraId="625DF64D" w14:textId="77777777" w:rsidTr="00472BEF">
        <w:trPr>
          <w:trHeight w:val="748"/>
        </w:trPr>
        <w:tc>
          <w:tcPr>
            <w:tcW w:w="1044" w:type="dxa"/>
          </w:tcPr>
          <w:p w14:paraId="084DD9E0" w14:textId="5A8155F7" w:rsidR="00CB597A" w:rsidRPr="007138F2" w:rsidRDefault="00CB597A" w:rsidP="00827C84">
            <w:pPr>
              <w:pStyle w:val="Plattetekstinspringen"/>
              <w:ind w:left="0"/>
              <w:jc w:val="center"/>
              <w:rPr>
                <w:lang w:val="nl-BE"/>
              </w:rPr>
            </w:pPr>
            <w:r w:rsidRPr="007138F2">
              <w:rPr>
                <w:lang w:val="nl-BE"/>
              </w:rPr>
              <w:t>DELETE</w:t>
            </w:r>
          </w:p>
        </w:tc>
        <w:tc>
          <w:tcPr>
            <w:tcW w:w="1792" w:type="dxa"/>
          </w:tcPr>
          <w:p w14:paraId="2DAC0BC4" w14:textId="3109BCC1" w:rsidR="00CB597A" w:rsidRPr="007138F2" w:rsidRDefault="00C102E8" w:rsidP="00224366">
            <w:pPr>
              <w:pStyle w:val="Plattetekstinspringen"/>
              <w:ind w:left="0"/>
              <w:jc w:val="left"/>
              <w:rPr>
                <w:lang w:val="nl-BE"/>
              </w:rPr>
            </w:pPr>
            <w:r w:rsidRPr="007138F2">
              <w:rPr>
                <w:lang w:val="nl-BE"/>
              </w:rPr>
              <w:t>int mentorId</w:t>
            </w:r>
            <w:r w:rsidRPr="007138F2">
              <w:rPr>
                <w:lang w:val="nl-BE"/>
              </w:rPr>
              <w:br/>
              <w:t>int followerId</w:t>
            </w:r>
          </w:p>
        </w:tc>
        <w:tc>
          <w:tcPr>
            <w:tcW w:w="4072" w:type="dxa"/>
          </w:tcPr>
          <w:p w14:paraId="3C4C2A2E" w14:textId="7E177E98" w:rsidR="00CB597A" w:rsidRPr="007138F2" w:rsidRDefault="00C102E8" w:rsidP="00966039">
            <w:pPr>
              <w:pStyle w:val="Plattetekstinspringen"/>
              <w:ind w:left="0"/>
              <w:jc w:val="left"/>
              <w:rPr>
                <w:lang w:val="nl-BE"/>
              </w:rPr>
            </w:pPr>
            <w:r w:rsidRPr="007138F2">
              <w:rPr>
                <w:lang w:val="nl-BE"/>
              </w:rPr>
              <w:t>/MentorXFollower/{mentorId}/{followerId}</w:t>
            </w:r>
          </w:p>
        </w:tc>
        <w:tc>
          <w:tcPr>
            <w:tcW w:w="1941" w:type="dxa"/>
          </w:tcPr>
          <w:p w14:paraId="50FB0798" w14:textId="77777777" w:rsidR="00CB597A" w:rsidRPr="007138F2" w:rsidRDefault="00CB597A" w:rsidP="00827C84">
            <w:pPr>
              <w:pStyle w:val="Plattetekstinspringen"/>
              <w:ind w:left="0"/>
              <w:jc w:val="center"/>
              <w:rPr>
                <w:lang w:val="nl-BE"/>
              </w:rPr>
            </w:pPr>
          </w:p>
        </w:tc>
        <w:tc>
          <w:tcPr>
            <w:tcW w:w="1216" w:type="dxa"/>
          </w:tcPr>
          <w:p w14:paraId="495F26BD" w14:textId="2F36D2BF" w:rsidR="00CB597A" w:rsidRPr="007138F2" w:rsidRDefault="00BC4F12" w:rsidP="00827C84">
            <w:pPr>
              <w:pStyle w:val="Plattetekstinspringen"/>
              <w:ind w:left="0"/>
              <w:jc w:val="center"/>
              <w:rPr>
                <w:lang w:val="nl-BE"/>
              </w:rPr>
            </w:pPr>
            <w:r w:rsidRPr="007138F2">
              <w:rPr>
                <w:lang w:val="nl-BE"/>
              </w:rPr>
              <w:t>No Content (204)</w:t>
            </w:r>
          </w:p>
        </w:tc>
      </w:tr>
      <w:tr w:rsidR="0051382D" w14:paraId="7DD7D374" w14:textId="77777777" w:rsidTr="00472BEF">
        <w:trPr>
          <w:trHeight w:val="748"/>
        </w:trPr>
        <w:tc>
          <w:tcPr>
            <w:tcW w:w="1044" w:type="dxa"/>
          </w:tcPr>
          <w:p w14:paraId="1643ADC2" w14:textId="0B493C42" w:rsidR="0051382D" w:rsidRPr="007138F2" w:rsidRDefault="0051382D" w:rsidP="00827C84">
            <w:pPr>
              <w:pStyle w:val="Plattetekstinspringen"/>
              <w:ind w:left="0"/>
              <w:jc w:val="center"/>
              <w:rPr>
                <w:lang w:val="nl-BE"/>
              </w:rPr>
            </w:pPr>
            <w:r w:rsidRPr="007138F2">
              <w:rPr>
                <w:lang w:val="nl-BE"/>
              </w:rPr>
              <w:t>GET</w:t>
            </w:r>
          </w:p>
        </w:tc>
        <w:tc>
          <w:tcPr>
            <w:tcW w:w="1792" w:type="dxa"/>
          </w:tcPr>
          <w:p w14:paraId="3D6DB73B" w14:textId="7F5DE535" w:rsidR="0051382D" w:rsidRPr="007138F2" w:rsidRDefault="0051382D" w:rsidP="00224366">
            <w:pPr>
              <w:pStyle w:val="Plattetekstinspringen"/>
              <w:ind w:left="0"/>
              <w:jc w:val="left"/>
              <w:rPr>
                <w:lang w:val="nl-BE"/>
              </w:rPr>
            </w:pPr>
          </w:p>
        </w:tc>
        <w:tc>
          <w:tcPr>
            <w:tcW w:w="4072" w:type="dxa"/>
          </w:tcPr>
          <w:p w14:paraId="351B1E69" w14:textId="154883D5" w:rsidR="0051382D" w:rsidRPr="007138F2" w:rsidRDefault="0051382D" w:rsidP="00966039">
            <w:pPr>
              <w:pStyle w:val="Plattetekstinspringen"/>
              <w:ind w:left="0"/>
              <w:jc w:val="left"/>
              <w:rPr>
                <w:lang w:val="nl-BE"/>
              </w:rPr>
            </w:pPr>
            <w:r w:rsidRPr="007138F2">
              <w:rPr>
                <w:lang w:val="nl-BE"/>
              </w:rPr>
              <w:t>/Module</w:t>
            </w:r>
          </w:p>
        </w:tc>
        <w:tc>
          <w:tcPr>
            <w:tcW w:w="1941" w:type="dxa"/>
          </w:tcPr>
          <w:p w14:paraId="6C6A8306" w14:textId="1E084BDA" w:rsidR="0051382D" w:rsidRPr="007138F2" w:rsidRDefault="006A51D7" w:rsidP="00827C84">
            <w:pPr>
              <w:pStyle w:val="Plattetekstinspringen"/>
              <w:ind w:left="0"/>
              <w:jc w:val="center"/>
              <w:rPr>
                <w:lang w:val="nl-BE"/>
              </w:rPr>
            </w:pPr>
            <w:r w:rsidRPr="007138F2">
              <w:rPr>
                <w:lang w:val="nl-BE"/>
              </w:rPr>
              <w:t>Alle modules in de applicatie.</w:t>
            </w:r>
          </w:p>
        </w:tc>
        <w:tc>
          <w:tcPr>
            <w:tcW w:w="1216" w:type="dxa"/>
          </w:tcPr>
          <w:p w14:paraId="4D317810" w14:textId="70875563" w:rsidR="0051382D" w:rsidRPr="007138F2" w:rsidRDefault="00976F66" w:rsidP="00827C84">
            <w:pPr>
              <w:pStyle w:val="Plattetekstinspringen"/>
              <w:ind w:left="0"/>
              <w:jc w:val="center"/>
              <w:rPr>
                <w:lang w:val="nl-BE"/>
              </w:rPr>
            </w:pPr>
            <w:r w:rsidRPr="007138F2">
              <w:rPr>
                <w:lang w:val="nl-BE"/>
              </w:rPr>
              <w:t>OK (200)</w:t>
            </w:r>
          </w:p>
        </w:tc>
      </w:tr>
      <w:tr w:rsidR="0051382D" w14:paraId="2761AFC8" w14:textId="77777777" w:rsidTr="00472BEF">
        <w:trPr>
          <w:trHeight w:val="748"/>
        </w:trPr>
        <w:tc>
          <w:tcPr>
            <w:tcW w:w="1044" w:type="dxa"/>
          </w:tcPr>
          <w:p w14:paraId="3B80BB25" w14:textId="38200EE5" w:rsidR="0051382D" w:rsidRPr="007138F2" w:rsidRDefault="0051382D" w:rsidP="00827C84">
            <w:pPr>
              <w:pStyle w:val="Plattetekstinspringen"/>
              <w:ind w:left="0"/>
              <w:jc w:val="center"/>
              <w:rPr>
                <w:lang w:val="nl-BE"/>
              </w:rPr>
            </w:pPr>
            <w:r w:rsidRPr="007138F2">
              <w:rPr>
                <w:lang w:val="nl-BE"/>
              </w:rPr>
              <w:t>POST</w:t>
            </w:r>
          </w:p>
        </w:tc>
        <w:tc>
          <w:tcPr>
            <w:tcW w:w="1792" w:type="dxa"/>
          </w:tcPr>
          <w:p w14:paraId="5498521B" w14:textId="0C011423" w:rsidR="0051382D" w:rsidRPr="007138F2" w:rsidRDefault="009038F2" w:rsidP="00224366">
            <w:pPr>
              <w:pStyle w:val="Plattetekstinspringen"/>
              <w:ind w:left="0"/>
              <w:jc w:val="left"/>
              <w:rPr>
                <w:lang w:val="nl-BE"/>
              </w:rPr>
            </w:pPr>
            <w:r w:rsidRPr="007138F2">
              <w:rPr>
                <w:lang w:val="nl-BE"/>
              </w:rPr>
              <w:t>CreateModuleDto dto</w:t>
            </w:r>
          </w:p>
        </w:tc>
        <w:tc>
          <w:tcPr>
            <w:tcW w:w="4072" w:type="dxa"/>
          </w:tcPr>
          <w:p w14:paraId="7292C393" w14:textId="71D03C21" w:rsidR="0051382D" w:rsidRPr="007138F2" w:rsidRDefault="0051382D" w:rsidP="00966039">
            <w:pPr>
              <w:pStyle w:val="Plattetekstinspringen"/>
              <w:ind w:left="0"/>
              <w:jc w:val="left"/>
              <w:rPr>
                <w:lang w:val="nl-BE"/>
              </w:rPr>
            </w:pPr>
            <w:r w:rsidRPr="007138F2">
              <w:rPr>
                <w:lang w:val="nl-BE"/>
              </w:rPr>
              <w:t>/Module</w:t>
            </w:r>
          </w:p>
        </w:tc>
        <w:tc>
          <w:tcPr>
            <w:tcW w:w="1941" w:type="dxa"/>
          </w:tcPr>
          <w:p w14:paraId="0365E294" w14:textId="499FB1E2" w:rsidR="0051382D" w:rsidRPr="007138F2" w:rsidRDefault="00731FC5" w:rsidP="00827C84">
            <w:pPr>
              <w:pStyle w:val="Plattetekstinspringen"/>
              <w:ind w:left="0"/>
              <w:jc w:val="center"/>
              <w:rPr>
                <w:lang w:val="nl-BE"/>
              </w:rPr>
            </w:pPr>
            <w:r w:rsidRPr="007138F2">
              <w:rPr>
                <w:lang w:val="nl-BE"/>
              </w:rPr>
              <w:t>Een</w:t>
            </w:r>
            <w:r w:rsidR="002133B3" w:rsidRPr="007138F2">
              <w:rPr>
                <w:lang w:val="nl-BE"/>
              </w:rPr>
              <w:t xml:space="preserve"> nieuwe module.</w:t>
            </w:r>
          </w:p>
        </w:tc>
        <w:tc>
          <w:tcPr>
            <w:tcW w:w="1216" w:type="dxa"/>
          </w:tcPr>
          <w:p w14:paraId="76B20B20" w14:textId="2A23CF5D" w:rsidR="0051382D" w:rsidRPr="007138F2" w:rsidRDefault="005549CD" w:rsidP="00827C84">
            <w:pPr>
              <w:pStyle w:val="Plattetekstinspringen"/>
              <w:ind w:left="0"/>
              <w:jc w:val="center"/>
              <w:rPr>
                <w:lang w:val="nl-BE"/>
              </w:rPr>
            </w:pPr>
            <w:r w:rsidRPr="007138F2">
              <w:rPr>
                <w:lang w:val="nl-BE"/>
              </w:rPr>
              <w:t>Created (201)</w:t>
            </w:r>
          </w:p>
        </w:tc>
      </w:tr>
      <w:tr w:rsidR="0051382D" w14:paraId="153ACDC6" w14:textId="77777777" w:rsidTr="00472BEF">
        <w:trPr>
          <w:trHeight w:val="748"/>
        </w:trPr>
        <w:tc>
          <w:tcPr>
            <w:tcW w:w="1044" w:type="dxa"/>
          </w:tcPr>
          <w:p w14:paraId="2115A78A" w14:textId="4CFD2990" w:rsidR="0051382D" w:rsidRPr="007138F2" w:rsidRDefault="0051382D" w:rsidP="00827C84">
            <w:pPr>
              <w:pStyle w:val="Plattetekstinspringen"/>
              <w:ind w:left="0"/>
              <w:jc w:val="center"/>
              <w:rPr>
                <w:lang w:val="nl-BE"/>
              </w:rPr>
            </w:pPr>
            <w:r w:rsidRPr="007138F2">
              <w:rPr>
                <w:lang w:val="nl-BE"/>
              </w:rPr>
              <w:t>PUT</w:t>
            </w:r>
          </w:p>
        </w:tc>
        <w:tc>
          <w:tcPr>
            <w:tcW w:w="1792" w:type="dxa"/>
          </w:tcPr>
          <w:p w14:paraId="56C9245C" w14:textId="7A2D8EC8" w:rsidR="0051382D" w:rsidRPr="007138F2" w:rsidRDefault="00AE157C" w:rsidP="00224366">
            <w:pPr>
              <w:pStyle w:val="Plattetekstinspringen"/>
              <w:ind w:left="0"/>
              <w:jc w:val="left"/>
              <w:rPr>
                <w:lang w:val="nl-BE"/>
              </w:rPr>
            </w:pPr>
            <w:r w:rsidRPr="007138F2">
              <w:rPr>
                <w:lang w:val="nl-BE"/>
              </w:rPr>
              <w:t>UpdateModuleDto dto</w:t>
            </w:r>
          </w:p>
        </w:tc>
        <w:tc>
          <w:tcPr>
            <w:tcW w:w="4072" w:type="dxa"/>
          </w:tcPr>
          <w:p w14:paraId="7D84C558" w14:textId="124FB3CC" w:rsidR="0051382D" w:rsidRPr="007138F2" w:rsidRDefault="0051382D" w:rsidP="00966039">
            <w:pPr>
              <w:pStyle w:val="Plattetekstinspringen"/>
              <w:ind w:left="0"/>
              <w:jc w:val="left"/>
              <w:rPr>
                <w:lang w:val="nl-BE"/>
              </w:rPr>
            </w:pPr>
            <w:r w:rsidRPr="007138F2">
              <w:rPr>
                <w:lang w:val="nl-BE"/>
              </w:rPr>
              <w:t>/Module</w:t>
            </w:r>
          </w:p>
        </w:tc>
        <w:tc>
          <w:tcPr>
            <w:tcW w:w="1941" w:type="dxa"/>
          </w:tcPr>
          <w:p w14:paraId="6993BEB2" w14:textId="31F3576F" w:rsidR="0051382D" w:rsidRPr="007138F2" w:rsidRDefault="00070F33" w:rsidP="00827C84">
            <w:pPr>
              <w:pStyle w:val="Plattetekstinspringen"/>
              <w:ind w:left="0"/>
              <w:jc w:val="center"/>
              <w:rPr>
                <w:lang w:val="nl-BE"/>
              </w:rPr>
            </w:pPr>
            <w:r w:rsidRPr="007138F2">
              <w:rPr>
                <w:lang w:val="nl-BE"/>
              </w:rPr>
              <w:t>De geüpdate module.</w:t>
            </w:r>
          </w:p>
        </w:tc>
        <w:tc>
          <w:tcPr>
            <w:tcW w:w="1216" w:type="dxa"/>
          </w:tcPr>
          <w:p w14:paraId="6407AB12" w14:textId="4C2671EE" w:rsidR="0051382D" w:rsidRPr="007138F2" w:rsidRDefault="00070F33" w:rsidP="00827C84">
            <w:pPr>
              <w:pStyle w:val="Plattetekstinspringen"/>
              <w:ind w:left="0"/>
              <w:jc w:val="center"/>
              <w:rPr>
                <w:lang w:val="nl-BE"/>
              </w:rPr>
            </w:pPr>
            <w:r w:rsidRPr="007138F2">
              <w:rPr>
                <w:lang w:val="nl-BE"/>
              </w:rPr>
              <w:t>Created</w:t>
            </w:r>
            <w:r w:rsidRPr="007138F2">
              <w:rPr>
                <w:lang w:val="nl-BE"/>
              </w:rPr>
              <w:br/>
              <w:t>(201)</w:t>
            </w:r>
          </w:p>
        </w:tc>
      </w:tr>
      <w:tr w:rsidR="0051382D" w14:paraId="5BE9862F" w14:textId="77777777" w:rsidTr="00472BEF">
        <w:trPr>
          <w:trHeight w:val="748"/>
        </w:trPr>
        <w:tc>
          <w:tcPr>
            <w:tcW w:w="1044" w:type="dxa"/>
          </w:tcPr>
          <w:p w14:paraId="26B9201F" w14:textId="31651CEA" w:rsidR="0051382D" w:rsidRPr="007138F2" w:rsidRDefault="0051382D" w:rsidP="00827C84">
            <w:pPr>
              <w:pStyle w:val="Plattetekstinspringen"/>
              <w:ind w:left="0"/>
              <w:jc w:val="center"/>
              <w:rPr>
                <w:lang w:val="nl-BE"/>
              </w:rPr>
            </w:pPr>
            <w:r w:rsidRPr="007138F2">
              <w:rPr>
                <w:lang w:val="nl-BE"/>
              </w:rPr>
              <w:t>PATCH</w:t>
            </w:r>
          </w:p>
        </w:tc>
        <w:tc>
          <w:tcPr>
            <w:tcW w:w="1792" w:type="dxa"/>
          </w:tcPr>
          <w:p w14:paraId="27121403" w14:textId="4137D715" w:rsidR="0051382D" w:rsidRPr="007138F2" w:rsidRDefault="00980DC3" w:rsidP="00224366">
            <w:pPr>
              <w:pStyle w:val="Plattetekstinspringen"/>
              <w:ind w:left="0"/>
              <w:jc w:val="left"/>
              <w:rPr>
                <w:lang w:val="nl-BE"/>
              </w:rPr>
            </w:pPr>
            <w:r w:rsidRPr="007138F2">
              <w:rPr>
                <w:lang w:val="nl-BE"/>
              </w:rPr>
              <w:t>SolveModuleDto dto</w:t>
            </w:r>
          </w:p>
        </w:tc>
        <w:tc>
          <w:tcPr>
            <w:tcW w:w="4072" w:type="dxa"/>
          </w:tcPr>
          <w:p w14:paraId="7B968D41" w14:textId="5818F09D" w:rsidR="0051382D" w:rsidRPr="007138F2" w:rsidRDefault="0051382D" w:rsidP="00966039">
            <w:pPr>
              <w:pStyle w:val="Plattetekstinspringen"/>
              <w:ind w:left="0"/>
              <w:jc w:val="left"/>
              <w:rPr>
                <w:lang w:val="nl-BE"/>
              </w:rPr>
            </w:pPr>
            <w:r w:rsidRPr="007138F2">
              <w:rPr>
                <w:lang w:val="nl-BE"/>
              </w:rPr>
              <w:t>/Module</w:t>
            </w:r>
          </w:p>
        </w:tc>
        <w:tc>
          <w:tcPr>
            <w:tcW w:w="1941" w:type="dxa"/>
          </w:tcPr>
          <w:p w14:paraId="59B5F278" w14:textId="1B7A3539" w:rsidR="0051382D" w:rsidRPr="007138F2" w:rsidRDefault="00B41682" w:rsidP="00827C84">
            <w:pPr>
              <w:pStyle w:val="Plattetekstinspringen"/>
              <w:ind w:left="0"/>
              <w:jc w:val="center"/>
              <w:rPr>
                <w:lang w:val="nl-BE"/>
              </w:rPr>
            </w:pPr>
            <w:r w:rsidRPr="007138F2">
              <w:rPr>
                <w:lang w:val="nl-BE"/>
              </w:rPr>
              <w:t>De opgeloste module</w:t>
            </w:r>
          </w:p>
        </w:tc>
        <w:tc>
          <w:tcPr>
            <w:tcW w:w="1216" w:type="dxa"/>
          </w:tcPr>
          <w:p w14:paraId="3423C92D" w14:textId="219392CD" w:rsidR="0051382D" w:rsidRPr="007138F2" w:rsidRDefault="00B41682" w:rsidP="00827C84">
            <w:pPr>
              <w:pStyle w:val="Plattetekstinspringen"/>
              <w:ind w:left="0"/>
              <w:jc w:val="center"/>
              <w:rPr>
                <w:lang w:val="nl-BE"/>
              </w:rPr>
            </w:pPr>
            <w:r w:rsidRPr="007138F2">
              <w:rPr>
                <w:lang w:val="nl-BE"/>
              </w:rPr>
              <w:t>OK (200)</w:t>
            </w:r>
          </w:p>
        </w:tc>
      </w:tr>
      <w:tr w:rsidR="0051382D" w:rsidRPr="00C56B24" w14:paraId="5CE0DBAB" w14:textId="77777777" w:rsidTr="00472BEF">
        <w:trPr>
          <w:trHeight w:val="748"/>
        </w:trPr>
        <w:tc>
          <w:tcPr>
            <w:tcW w:w="1044" w:type="dxa"/>
          </w:tcPr>
          <w:p w14:paraId="16CE5418" w14:textId="7F1C9450" w:rsidR="0051382D" w:rsidRPr="007138F2" w:rsidRDefault="00B835D4" w:rsidP="00827C84">
            <w:pPr>
              <w:pStyle w:val="Plattetekstinspringen"/>
              <w:ind w:left="0"/>
              <w:jc w:val="center"/>
              <w:rPr>
                <w:lang w:val="nl-BE"/>
              </w:rPr>
            </w:pPr>
            <w:r w:rsidRPr="007138F2">
              <w:rPr>
                <w:lang w:val="nl-BE"/>
              </w:rPr>
              <w:t>GET</w:t>
            </w:r>
          </w:p>
        </w:tc>
        <w:tc>
          <w:tcPr>
            <w:tcW w:w="1792" w:type="dxa"/>
          </w:tcPr>
          <w:p w14:paraId="047CD61E" w14:textId="14696B1C" w:rsidR="0051382D" w:rsidRPr="007138F2" w:rsidRDefault="00D94900" w:rsidP="00224366">
            <w:pPr>
              <w:pStyle w:val="Plattetekstinspringen"/>
              <w:ind w:left="0"/>
              <w:jc w:val="left"/>
              <w:rPr>
                <w:lang w:val="nl-BE"/>
              </w:rPr>
            </w:pPr>
            <w:r w:rsidRPr="007138F2">
              <w:rPr>
                <w:lang w:val="nl-BE"/>
              </w:rPr>
              <w:t>int moduleId</w:t>
            </w:r>
          </w:p>
        </w:tc>
        <w:tc>
          <w:tcPr>
            <w:tcW w:w="4072" w:type="dxa"/>
          </w:tcPr>
          <w:p w14:paraId="442EF59F" w14:textId="112A7258" w:rsidR="0051382D" w:rsidRPr="007138F2" w:rsidRDefault="00B835D4" w:rsidP="00966039">
            <w:pPr>
              <w:pStyle w:val="Plattetekstinspringen"/>
              <w:ind w:left="0"/>
              <w:jc w:val="left"/>
              <w:rPr>
                <w:lang w:val="nl-BE"/>
              </w:rPr>
            </w:pPr>
            <w:r w:rsidRPr="007138F2">
              <w:rPr>
                <w:lang w:val="nl-BE"/>
              </w:rPr>
              <w:t>/Module/course-follower/id/{moduleId}</w:t>
            </w:r>
          </w:p>
        </w:tc>
        <w:tc>
          <w:tcPr>
            <w:tcW w:w="1941" w:type="dxa"/>
          </w:tcPr>
          <w:p w14:paraId="58919B7E" w14:textId="6348FD8B" w:rsidR="0051382D" w:rsidRPr="007138F2" w:rsidRDefault="00D47C15" w:rsidP="00827C84">
            <w:pPr>
              <w:pStyle w:val="Plattetekstinspringen"/>
              <w:ind w:left="0"/>
              <w:jc w:val="center"/>
              <w:rPr>
                <w:lang w:val="nl-BE"/>
              </w:rPr>
            </w:pPr>
            <w:r w:rsidRPr="007138F2">
              <w:rPr>
                <w:lang w:val="nl-BE"/>
              </w:rPr>
              <w:t xml:space="preserve">De module </w:t>
            </w:r>
            <w:r w:rsidR="00B35CF5" w:rsidRPr="007138F2">
              <w:rPr>
                <w:lang w:val="nl-BE"/>
              </w:rPr>
              <w:t>met de id</w:t>
            </w:r>
            <w:r w:rsidRPr="007138F2">
              <w:rPr>
                <w:lang w:val="nl-BE"/>
              </w:rPr>
              <w:t xml:space="preserve"> </w:t>
            </w:r>
            <w:r w:rsidR="007E4702" w:rsidRPr="007138F2">
              <w:rPr>
                <w:lang w:val="nl-BE"/>
              </w:rPr>
              <w:t>voor een bepaalde trajectvolger</w:t>
            </w:r>
          </w:p>
        </w:tc>
        <w:tc>
          <w:tcPr>
            <w:tcW w:w="1216" w:type="dxa"/>
          </w:tcPr>
          <w:p w14:paraId="65071C98" w14:textId="5C97082B" w:rsidR="0051382D" w:rsidRPr="007138F2" w:rsidRDefault="007E4702" w:rsidP="00827C84">
            <w:pPr>
              <w:pStyle w:val="Plattetekstinspringen"/>
              <w:ind w:left="0"/>
              <w:jc w:val="center"/>
              <w:rPr>
                <w:lang w:val="nl-BE"/>
              </w:rPr>
            </w:pPr>
            <w:r w:rsidRPr="007138F2">
              <w:rPr>
                <w:lang w:val="nl-BE"/>
              </w:rPr>
              <w:t>OK (200)</w:t>
            </w:r>
          </w:p>
        </w:tc>
      </w:tr>
      <w:tr w:rsidR="00B835D4" w:rsidRPr="00B835D4" w14:paraId="5A183A6F" w14:textId="77777777" w:rsidTr="00472BEF">
        <w:trPr>
          <w:trHeight w:val="748"/>
        </w:trPr>
        <w:tc>
          <w:tcPr>
            <w:tcW w:w="1044" w:type="dxa"/>
          </w:tcPr>
          <w:p w14:paraId="0A3993FB" w14:textId="3800ACBA" w:rsidR="00B835D4" w:rsidRPr="007138F2" w:rsidRDefault="00B835D4" w:rsidP="00827C84">
            <w:pPr>
              <w:pStyle w:val="Plattetekstinspringen"/>
              <w:ind w:left="0"/>
              <w:jc w:val="center"/>
              <w:rPr>
                <w:lang w:val="nl-BE"/>
              </w:rPr>
            </w:pPr>
            <w:r w:rsidRPr="007138F2">
              <w:rPr>
                <w:lang w:val="nl-BE"/>
              </w:rPr>
              <w:lastRenderedPageBreak/>
              <w:t>GET</w:t>
            </w:r>
          </w:p>
        </w:tc>
        <w:tc>
          <w:tcPr>
            <w:tcW w:w="1792" w:type="dxa"/>
          </w:tcPr>
          <w:p w14:paraId="5DEEB45C" w14:textId="56410C82" w:rsidR="00B835D4" w:rsidRPr="007138F2" w:rsidRDefault="00F3078A" w:rsidP="00224366">
            <w:pPr>
              <w:pStyle w:val="Plattetekstinspringen"/>
              <w:ind w:left="0"/>
              <w:jc w:val="left"/>
              <w:rPr>
                <w:lang w:val="nl-BE"/>
              </w:rPr>
            </w:pPr>
            <w:r w:rsidRPr="007138F2">
              <w:rPr>
                <w:lang w:val="nl-BE"/>
              </w:rPr>
              <w:t>int moduleId</w:t>
            </w:r>
          </w:p>
        </w:tc>
        <w:tc>
          <w:tcPr>
            <w:tcW w:w="4072" w:type="dxa"/>
          </w:tcPr>
          <w:p w14:paraId="298A25C2" w14:textId="0792CB81" w:rsidR="00B835D4" w:rsidRPr="007138F2" w:rsidRDefault="00B835D4" w:rsidP="00966039">
            <w:pPr>
              <w:pStyle w:val="Plattetekstinspringen"/>
              <w:ind w:left="0"/>
              <w:jc w:val="left"/>
              <w:rPr>
                <w:lang w:val="nl-BE"/>
              </w:rPr>
            </w:pPr>
            <w:r w:rsidRPr="007138F2">
              <w:rPr>
                <w:lang w:val="nl-BE"/>
              </w:rPr>
              <w:t>/Module/edit/id/{moduleId}</w:t>
            </w:r>
          </w:p>
        </w:tc>
        <w:tc>
          <w:tcPr>
            <w:tcW w:w="1941" w:type="dxa"/>
          </w:tcPr>
          <w:p w14:paraId="33D75261" w14:textId="510E06E5" w:rsidR="00B835D4" w:rsidRPr="007138F2" w:rsidRDefault="00B35CF5" w:rsidP="00827C84">
            <w:pPr>
              <w:pStyle w:val="Plattetekstinspringen"/>
              <w:ind w:left="0"/>
              <w:jc w:val="center"/>
              <w:rPr>
                <w:lang w:val="nl-BE"/>
              </w:rPr>
            </w:pPr>
            <w:r w:rsidRPr="007138F2">
              <w:rPr>
                <w:lang w:val="nl-BE"/>
              </w:rPr>
              <w:t xml:space="preserve">De module </w:t>
            </w:r>
            <w:r w:rsidR="00ED6B55" w:rsidRPr="007138F2">
              <w:rPr>
                <w:lang w:val="nl-BE"/>
              </w:rPr>
              <w:t>met de gegeven id voor te bewerken</w:t>
            </w:r>
          </w:p>
        </w:tc>
        <w:tc>
          <w:tcPr>
            <w:tcW w:w="1216" w:type="dxa"/>
          </w:tcPr>
          <w:p w14:paraId="668010FA" w14:textId="6D65AE1B" w:rsidR="00B835D4" w:rsidRPr="007138F2" w:rsidRDefault="003D7D9C" w:rsidP="00827C84">
            <w:pPr>
              <w:pStyle w:val="Plattetekstinspringen"/>
              <w:ind w:left="0"/>
              <w:jc w:val="center"/>
              <w:rPr>
                <w:lang w:val="nl-BE"/>
              </w:rPr>
            </w:pPr>
            <w:r w:rsidRPr="007138F2">
              <w:rPr>
                <w:lang w:val="nl-BE"/>
              </w:rPr>
              <w:t>OK (200)</w:t>
            </w:r>
          </w:p>
        </w:tc>
      </w:tr>
      <w:tr w:rsidR="00E3538F" w:rsidRPr="00C56B24" w14:paraId="5FB87FFA" w14:textId="77777777" w:rsidTr="00472BEF">
        <w:trPr>
          <w:trHeight w:val="748"/>
        </w:trPr>
        <w:tc>
          <w:tcPr>
            <w:tcW w:w="1044" w:type="dxa"/>
          </w:tcPr>
          <w:p w14:paraId="7CA8DCF4" w14:textId="5BFB9E06" w:rsidR="00E3538F" w:rsidRPr="007138F2" w:rsidRDefault="00E3538F" w:rsidP="00827C84">
            <w:pPr>
              <w:pStyle w:val="Plattetekstinspringen"/>
              <w:ind w:left="0"/>
              <w:jc w:val="center"/>
              <w:rPr>
                <w:lang w:val="nl-BE"/>
              </w:rPr>
            </w:pPr>
            <w:r w:rsidRPr="007138F2">
              <w:rPr>
                <w:lang w:val="nl-BE"/>
              </w:rPr>
              <w:t>GET</w:t>
            </w:r>
          </w:p>
        </w:tc>
        <w:tc>
          <w:tcPr>
            <w:tcW w:w="1792" w:type="dxa"/>
          </w:tcPr>
          <w:p w14:paraId="75316E3B" w14:textId="43128265" w:rsidR="00E3538F" w:rsidRPr="007138F2" w:rsidRDefault="00F3078A" w:rsidP="00224366">
            <w:pPr>
              <w:pStyle w:val="Plattetekstinspringen"/>
              <w:ind w:left="0"/>
              <w:jc w:val="left"/>
              <w:rPr>
                <w:lang w:val="nl-BE"/>
              </w:rPr>
            </w:pPr>
            <w:r w:rsidRPr="007138F2">
              <w:rPr>
                <w:lang w:val="nl-BE"/>
              </w:rPr>
              <w:t>int userId</w:t>
            </w:r>
          </w:p>
        </w:tc>
        <w:tc>
          <w:tcPr>
            <w:tcW w:w="4072" w:type="dxa"/>
          </w:tcPr>
          <w:p w14:paraId="045EB55D" w14:textId="0CA8DA5F" w:rsidR="00E3538F" w:rsidRPr="007138F2" w:rsidRDefault="00E3538F" w:rsidP="00966039">
            <w:pPr>
              <w:pStyle w:val="Plattetekstinspringen"/>
              <w:ind w:left="0"/>
              <w:jc w:val="left"/>
              <w:rPr>
                <w:lang w:val="nl-BE"/>
              </w:rPr>
            </w:pPr>
            <w:r w:rsidRPr="007138F2">
              <w:rPr>
                <w:lang w:val="nl-BE"/>
              </w:rPr>
              <w:t>/Module/course-follower/user/{userId}</w:t>
            </w:r>
          </w:p>
        </w:tc>
        <w:tc>
          <w:tcPr>
            <w:tcW w:w="1941" w:type="dxa"/>
          </w:tcPr>
          <w:p w14:paraId="406061DD" w14:textId="232A68D7" w:rsidR="00E3538F" w:rsidRPr="007138F2" w:rsidRDefault="00ED6B55" w:rsidP="00827C84">
            <w:pPr>
              <w:pStyle w:val="Plattetekstinspringen"/>
              <w:ind w:left="0"/>
              <w:jc w:val="center"/>
              <w:rPr>
                <w:lang w:val="nl-BE"/>
              </w:rPr>
            </w:pPr>
            <w:r w:rsidRPr="007138F2">
              <w:rPr>
                <w:lang w:val="nl-BE"/>
              </w:rPr>
              <w:t>De modules voor een trajectvolger met de gegeven id</w:t>
            </w:r>
          </w:p>
        </w:tc>
        <w:tc>
          <w:tcPr>
            <w:tcW w:w="1216" w:type="dxa"/>
          </w:tcPr>
          <w:p w14:paraId="4C973426" w14:textId="3F935838" w:rsidR="00E3538F" w:rsidRPr="007138F2" w:rsidRDefault="00ED6B55" w:rsidP="00827C84">
            <w:pPr>
              <w:pStyle w:val="Plattetekstinspringen"/>
              <w:ind w:left="0"/>
              <w:jc w:val="center"/>
              <w:rPr>
                <w:lang w:val="nl-BE"/>
              </w:rPr>
            </w:pPr>
            <w:r w:rsidRPr="007138F2">
              <w:rPr>
                <w:lang w:val="nl-BE"/>
              </w:rPr>
              <w:t>OK (200)</w:t>
            </w:r>
          </w:p>
        </w:tc>
      </w:tr>
      <w:tr w:rsidR="00E3538F" w:rsidRPr="00B835D4" w14:paraId="352E28FB" w14:textId="77777777" w:rsidTr="00472BEF">
        <w:trPr>
          <w:trHeight w:val="748"/>
        </w:trPr>
        <w:tc>
          <w:tcPr>
            <w:tcW w:w="1044" w:type="dxa"/>
          </w:tcPr>
          <w:p w14:paraId="6AE926A5" w14:textId="45CC5E2D" w:rsidR="00E3538F" w:rsidRPr="007138F2" w:rsidRDefault="00E3538F" w:rsidP="00827C84">
            <w:pPr>
              <w:pStyle w:val="Plattetekstinspringen"/>
              <w:ind w:left="0"/>
              <w:jc w:val="center"/>
              <w:rPr>
                <w:lang w:val="nl-BE"/>
              </w:rPr>
            </w:pPr>
            <w:r w:rsidRPr="007138F2">
              <w:rPr>
                <w:lang w:val="nl-BE"/>
              </w:rPr>
              <w:t>GET</w:t>
            </w:r>
          </w:p>
        </w:tc>
        <w:tc>
          <w:tcPr>
            <w:tcW w:w="1792" w:type="dxa"/>
          </w:tcPr>
          <w:p w14:paraId="0D7C77E3" w14:textId="4E17AA48" w:rsidR="00E3538F" w:rsidRPr="007138F2" w:rsidRDefault="00F3078A" w:rsidP="00224366">
            <w:pPr>
              <w:pStyle w:val="Plattetekstinspringen"/>
              <w:ind w:left="0"/>
              <w:jc w:val="left"/>
              <w:rPr>
                <w:lang w:val="nl-BE"/>
              </w:rPr>
            </w:pPr>
            <w:r w:rsidRPr="007138F2">
              <w:rPr>
                <w:lang w:val="nl-BE"/>
              </w:rPr>
              <w:t>int userId</w:t>
            </w:r>
          </w:p>
        </w:tc>
        <w:tc>
          <w:tcPr>
            <w:tcW w:w="4072" w:type="dxa"/>
          </w:tcPr>
          <w:p w14:paraId="7B100153" w14:textId="1772FCA9" w:rsidR="00E3538F" w:rsidRPr="007138F2" w:rsidRDefault="00CF7B62" w:rsidP="00966039">
            <w:pPr>
              <w:pStyle w:val="Plattetekstinspringen"/>
              <w:ind w:left="0"/>
              <w:jc w:val="left"/>
              <w:rPr>
                <w:lang w:val="nl-BE"/>
              </w:rPr>
            </w:pPr>
            <w:r w:rsidRPr="007138F2">
              <w:rPr>
                <w:lang w:val="nl-BE"/>
              </w:rPr>
              <w:t>/Module/user/{userId}</w:t>
            </w:r>
          </w:p>
        </w:tc>
        <w:tc>
          <w:tcPr>
            <w:tcW w:w="1941" w:type="dxa"/>
          </w:tcPr>
          <w:p w14:paraId="300FC065" w14:textId="4078357E" w:rsidR="00E3538F" w:rsidRPr="007138F2" w:rsidRDefault="00531BD5" w:rsidP="00827C84">
            <w:pPr>
              <w:pStyle w:val="Plattetekstinspringen"/>
              <w:ind w:left="0"/>
              <w:jc w:val="center"/>
              <w:rPr>
                <w:lang w:val="nl-BE"/>
              </w:rPr>
            </w:pPr>
            <w:r w:rsidRPr="007138F2">
              <w:rPr>
                <w:lang w:val="nl-BE"/>
              </w:rPr>
              <w:t>De modules voor een trajectvolger met de gegeven id</w:t>
            </w:r>
            <w:r w:rsidR="00CC3999" w:rsidRPr="007138F2">
              <w:rPr>
                <w:lang w:val="nl-BE"/>
              </w:rPr>
              <w:t xml:space="preserve"> met detailinformatie</w:t>
            </w:r>
          </w:p>
        </w:tc>
        <w:tc>
          <w:tcPr>
            <w:tcW w:w="1216" w:type="dxa"/>
          </w:tcPr>
          <w:p w14:paraId="6754A440" w14:textId="47220F59" w:rsidR="00E3538F" w:rsidRPr="007138F2" w:rsidRDefault="00CD6754" w:rsidP="00827C84">
            <w:pPr>
              <w:pStyle w:val="Plattetekstinspringen"/>
              <w:ind w:left="0"/>
              <w:jc w:val="center"/>
              <w:rPr>
                <w:lang w:val="nl-BE"/>
              </w:rPr>
            </w:pPr>
            <w:r w:rsidRPr="007138F2">
              <w:rPr>
                <w:lang w:val="nl-BE"/>
              </w:rPr>
              <w:t>OK (200)</w:t>
            </w:r>
          </w:p>
        </w:tc>
      </w:tr>
      <w:tr w:rsidR="00CF7B62" w:rsidRPr="00B835D4" w14:paraId="3B401405" w14:textId="77777777" w:rsidTr="00472BEF">
        <w:trPr>
          <w:trHeight w:val="748"/>
        </w:trPr>
        <w:tc>
          <w:tcPr>
            <w:tcW w:w="1044" w:type="dxa"/>
          </w:tcPr>
          <w:p w14:paraId="74442057" w14:textId="5A89131B" w:rsidR="00CF7B62" w:rsidRPr="007138F2" w:rsidRDefault="00CF7B62" w:rsidP="00827C84">
            <w:pPr>
              <w:pStyle w:val="Plattetekstinspringen"/>
              <w:ind w:left="0"/>
              <w:jc w:val="center"/>
              <w:rPr>
                <w:lang w:val="nl-BE"/>
              </w:rPr>
            </w:pPr>
            <w:r w:rsidRPr="007138F2">
              <w:rPr>
                <w:lang w:val="nl-BE"/>
              </w:rPr>
              <w:t>POST</w:t>
            </w:r>
          </w:p>
        </w:tc>
        <w:tc>
          <w:tcPr>
            <w:tcW w:w="1792" w:type="dxa"/>
          </w:tcPr>
          <w:p w14:paraId="7499901B" w14:textId="12541AA1" w:rsidR="00CF7B62" w:rsidRPr="007138F2" w:rsidRDefault="00776471" w:rsidP="00224366">
            <w:pPr>
              <w:pStyle w:val="Plattetekstinspringen"/>
              <w:ind w:left="0"/>
              <w:jc w:val="left"/>
              <w:rPr>
                <w:lang w:val="nl-BE"/>
              </w:rPr>
            </w:pPr>
            <w:r w:rsidRPr="007138F2">
              <w:rPr>
                <w:lang w:val="nl-BE"/>
              </w:rPr>
              <w:t>AssignAndDeassign-</w:t>
            </w:r>
            <w:r w:rsidRPr="007138F2">
              <w:rPr>
                <w:lang w:val="nl-BE"/>
              </w:rPr>
              <w:br/>
              <w:t>ModuleDto dto</w:t>
            </w:r>
          </w:p>
        </w:tc>
        <w:tc>
          <w:tcPr>
            <w:tcW w:w="4072" w:type="dxa"/>
          </w:tcPr>
          <w:p w14:paraId="423A483B" w14:textId="4E7BCB6E" w:rsidR="00CF7B62" w:rsidRPr="007138F2" w:rsidRDefault="00CF7B62" w:rsidP="00966039">
            <w:pPr>
              <w:pStyle w:val="Plattetekstinspringen"/>
              <w:ind w:left="0"/>
              <w:jc w:val="left"/>
              <w:rPr>
                <w:lang w:val="nl-BE"/>
              </w:rPr>
            </w:pPr>
            <w:r w:rsidRPr="007138F2">
              <w:rPr>
                <w:lang w:val="nl-BE"/>
              </w:rPr>
              <w:t>/Module/assign</w:t>
            </w:r>
          </w:p>
        </w:tc>
        <w:tc>
          <w:tcPr>
            <w:tcW w:w="1941" w:type="dxa"/>
          </w:tcPr>
          <w:p w14:paraId="50F1D2FA" w14:textId="1BA6673F" w:rsidR="00CF7B62" w:rsidRPr="007138F2" w:rsidRDefault="004A093B" w:rsidP="00827C84">
            <w:pPr>
              <w:pStyle w:val="Plattetekstinspringen"/>
              <w:ind w:left="0"/>
              <w:jc w:val="center"/>
              <w:rPr>
                <w:lang w:val="nl-BE"/>
              </w:rPr>
            </w:pPr>
            <w:r w:rsidRPr="007138F2">
              <w:rPr>
                <w:lang w:val="nl-BE"/>
              </w:rPr>
              <w:t xml:space="preserve">De </w:t>
            </w:r>
            <w:r w:rsidR="00F20DC8" w:rsidRPr="007138F2">
              <w:rPr>
                <w:lang w:val="nl-BE"/>
              </w:rPr>
              <w:t>gelinkte module</w:t>
            </w:r>
          </w:p>
        </w:tc>
        <w:tc>
          <w:tcPr>
            <w:tcW w:w="1216" w:type="dxa"/>
          </w:tcPr>
          <w:p w14:paraId="6837AEF6" w14:textId="7BECD03D" w:rsidR="00CF7B62" w:rsidRPr="007138F2" w:rsidRDefault="004A093B" w:rsidP="00827C84">
            <w:pPr>
              <w:pStyle w:val="Plattetekstinspringen"/>
              <w:ind w:left="0"/>
              <w:jc w:val="center"/>
              <w:rPr>
                <w:lang w:val="nl-BE"/>
              </w:rPr>
            </w:pPr>
            <w:r w:rsidRPr="007138F2">
              <w:rPr>
                <w:lang w:val="nl-BE"/>
              </w:rPr>
              <w:t>Created (201)</w:t>
            </w:r>
          </w:p>
        </w:tc>
      </w:tr>
      <w:tr w:rsidR="00CF7B62" w:rsidRPr="00B835D4" w14:paraId="7670AA70" w14:textId="77777777" w:rsidTr="00472BEF">
        <w:trPr>
          <w:trHeight w:val="748"/>
        </w:trPr>
        <w:tc>
          <w:tcPr>
            <w:tcW w:w="1044" w:type="dxa"/>
          </w:tcPr>
          <w:p w14:paraId="60365033" w14:textId="72752634" w:rsidR="00CF7B62" w:rsidRPr="007138F2" w:rsidRDefault="00CF7B62" w:rsidP="00827C84">
            <w:pPr>
              <w:pStyle w:val="Plattetekstinspringen"/>
              <w:ind w:left="0"/>
              <w:jc w:val="center"/>
              <w:rPr>
                <w:lang w:val="nl-BE"/>
              </w:rPr>
            </w:pPr>
            <w:r w:rsidRPr="007138F2">
              <w:rPr>
                <w:lang w:val="nl-BE"/>
              </w:rPr>
              <w:t>DELETE</w:t>
            </w:r>
          </w:p>
        </w:tc>
        <w:tc>
          <w:tcPr>
            <w:tcW w:w="1792" w:type="dxa"/>
          </w:tcPr>
          <w:p w14:paraId="1EAFB0B0" w14:textId="2D4BA591" w:rsidR="00CF7B62" w:rsidRPr="007138F2" w:rsidRDefault="00FE2F5C" w:rsidP="00224366">
            <w:pPr>
              <w:pStyle w:val="Plattetekstinspringen"/>
              <w:ind w:left="0"/>
              <w:jc w:val="left"/>
              <w:rPr>
                <w:lang w:val="nl-BE"/>
              </w:rPr>
            </w:pPr>
            <w:r w:rsidRPr="007138F2">
              <w:rPr>
                <w:lang w:val="nl-BE"/>
              </w:rPr>
              <w:t>int moduleId</w:t>
            </w:r>
          </w:p>
        </w:tc>
        <w:tc>
          <w:tcPr>
            <w:tcW w:w="4072" w:type="dxa"/>
          </w:tcPr>
          <w:p w14:paraId="551A0297" w14:textId="410549AA" w:rsidR="00CF7B62" w:rsidRPr="007138F2" w:rsidRDefault="00CF7B62" w:rsidP="00966039">
            <w:pPr>
              <w:pStyle w:val="Plattetekstinspringen"/>
              <w:ind w:left="0"/>
              <w:jc w:val="left"/>
              <w:rPr>
                <w:lang w:val="nl-BE"/>
              </w:rPr>
            </w:pPr>
            <w:r w:rsidRPr="007138F2">
              <w:rPr>
                <w:lang w:val="nl-BE"/>
              </w:rPr>
              <w:t>/Module/{moduleId}</w:t>
            </w:r>
          </w:p>
        </w:tc>
        <w:tc>
          <w:tcPr>
            <w:tcW w:w="1941" w:type="dxa"/>
          </w:tcPr>
          <w:p w14:paraId="61E22C9A" w14:textId="77777777" w:rsidR="00CF7B62" w:rsidRPr="007138F2" w:rsidRDefault="00CF7B62" w:rsidP="00827C84">
            <w:pPr>
              <w:pStyle w:val="Plattetekstinspringen"/>
              <w:ind w:left="0"/>
              <w:jc w:val="center"/>
              <w:rPr>
                <w:lang w:val="nl-BE"/>
              </w:rPr>
            </w:pPr>
          </w:p>
        </w:tc>
        <w:tc>
          <w:tcPr>
            <w:tcW w:w="1216" w:type="dxa"/>
          </w:tcPr>
          <w:p w14:paraId="3CD5F04E" w14:textId="125F6674" w:rsidR="00CF7B62" w:rsidRPr="007138F2" w:rsidRDefault="00877DCB" w:rsidP="00827C84">
            <w:pPr>
              <w:pStyle w:val="Plattetekstinspringen"/>
              <w:ind w:left="0"/>
              <w:jc w:val="center"/>
              <w:rPr>
                <w:lang w:val="nl-BE"/>
              </w:rPr>
            </w:pPr>
            <w:r w:rsidRPr="007138F2">
              <w:rPr>
                <w:lang w:val="nl-BE"/>
              </w:rPr>
              <w:t>No Content (204)</w:t>
            </w:r>
          </w:p>
        </w:tc>
      </w:tr>
      <w:tr w:rsidR="00CF7B62" w:rsidRPr="00C56B24" w14:paraId="345AD74F" w14:textId="77777777" w:rsidTr="00472BEF">
        <w:trPr>
          <w:trHeight w:val="748"/>
        </w:trPr>
        <w:tc>
          <w:tcPr>
            <w:tcW w:w="1044" w:type="dxa"/>
          </w:tcPr>
          <w:p w14:paraId="65550D71" w14:textId="50F0AAE8" w:rsidR="00CF7B62" w:rsidRPr="007138F2" w:rsidRDefault="00CF7B62" w:rsidP="00827C84">
            <w:pPr>
              <w:pStyle w:val="Plattetekstinspringen"/>
              <w:ind w:left="0"/>
              <w:jc w:val="center"/>
              <w:rPr>
                <w:lang w:val="nl-BE"/>
              </w:rPr>
            </w:pPr>
            <w:r w:rsidRPr="007138F2">
              <w:rPr>
                <w:lang w:val="nl-BE"/>
              </w:rPr>
              <w:t>DELETE</w:t>
            </w:r>
          </w:p>
        </w:tc>
        <w:tc>
          <w:tcPr>
            <w:tcW w:w="1792" w:type="dxa"/>
          </w:tcPr>
          <w:p w14:paraId="0AF1A2F0" w14:textId="239E5E7D" w:rsidR="00CF7B62" w:rsidRPr="007138F2" w:rsidRDefault="00FE2F5C" w:rsidP="00224366">
            <w:pPr>
              <w:pStyle w:val="Plattetekstinspringen"/>
              <w:ind w:left="0"/>
              <w:jc w:val="left"/>
              <w:rPr>
                <w:lang w:val="nl-BE"/>
              </w:rPr>
            </w:pPr>
            <w:r w:rsidRPr="007138F2">
              <w:rPr>
                <w:lang w:val="nl-BE"/>
              </w:rPr>
              <w:t>int mentorId</w:t>
            </w:r>
            <w:r w:rsidRPr="007138F2">
              <w:rPr>
                <w:lang w:val="nl-BE"/>
              </w:rPr>
              <w:br/>
              <w:t>int followerId</w:t>
            </w:r>
            <w:r w:rsidRPr="007138F2">
              <w:rPr>
                <w:lang w:val="nl-BE"/>
              </w:rPr>
              <w:br/>
              <w:t>int moduleId</w:t>
            </w:r>
          </w:p>
        </w:tc>
        <w:tc>
          <w:tcPr>
            <w:tcW w:w="4072" w:type="dxa"/>
          </w:tcPr>
          <w:p w14:paraId="73048077" w14:textId="23C14DC9" w:rsidR="00CF7B62" w:rsidRPr="007138F2" w:rsidRDefault="00CF7B62" w:rsidP="00966039">
            <w:pPr>
              <w:pStyle w:val="Plattetekstinspringen"/>
              <w:ind w:left="0"/>
              <w:jc w:val="left"/>
              <w:rPr>
                <w:lang w:val="nl-BE"/>
              </w:rPr>
            </w:pPr>
            <w:r w:rsidRPr="007138F2">
              <w:rPr>
                <w:lang w:val="nl-BE"/>
              </w:rPr>
              <w:t>/Module/de-assign/{mentorId}/{followerId}/{moduleId}</w:t>
            </w:r>
          </w:p>
        </w:tc>
        <w:tc>
          <w:tcPr>
            <w:tcW w:w="1941" w:type="dxa"/>
          </w:tcPr>
          <w:p w14:paraId="0EC146AD" w14:textId="77777777" w:rsidR="00CF7B62" w:rsidRPr="007138F2" w:rsidRDefault="00CF7B62" w:rsidP="00827C84">
            <w:pPr>
              <w:pStyle w:val="Plattetekstinspringen"/>
              <w:ind w:left="0"/>
              <w:jc w:val="center"/>
              <w:rPr>
                <w:lang w:val="nl-BE"/>
              </w:rPr>
            </w:pPr>
          </w:p>
        </w:tc>
        <w:tc>
          <w:tcPr>
            <w:tcW w:w="1216" w:type="dxa"/>
          </w:tcPr>
          <w:p w14:paraId="27C10EA0" w14:textId="370AA1DD" w:rsidR="00CF7B62" w:rsidRPr="007138F2" w:rsidRDefault="007C7E4B" w:rsidP="00827C84">
            <w:pPr>
              <w:pStyle w:val="Plattetekstinspringen"/>
              <w:ind w:left="0"/>
              <w:jc w:val="center"/>
              <w:rPr>
                <w:lang w:val="nl-BE"/>
              </w:rPr>
            </w:pPr>
            <w:r w:rsidRPr="007138F2">
              <w:rPr>
                <w:lang w:val="nl-BE"/>
              </w:rPr>
              <w:t>No Content (204)</w:t>
            </w:r>
          </w:p>
        </w:tc>
      </w:tr>
      <w:tr w:rsidR="00CF7B62" w:rsidRPr="00B835D4" w14:paraId="546D9CC5" w14:textId="77777777" w:rsidTr="00472BEF">
        <w:trPr>
          <w:trHeight w:val="748"/>
        </w:trPr>
        <w:tc>
          <w:tcPr>
            <w:tcW w:w="1044" w:type="dxa"/>
          </w:tcPr>
          <w:p w14:paraId="2D2F0583" w14:textId="797DB6EE" w:rsidR="00CF7B62" w:rsidRPr="007138F2" w:rsidRDefault="00CF7B62" w:rsidP="00827C84">
            <w:pPr>
              <w:pStyle w:val="Plattetekstinspringen"/>
              <w:ind w:left="0"/>
              <w:jc w:val="center"/>
              <w:rPr>
                <w:lang w:val="nl-BE"/>
              </w:rPr>
            </w:pPr>
            <w:r w:rsidRPr="007138F2">
              <w:rPr>
                <w:lang w:val="nl-BE"/>
              </w:rPr>
              <w:t>GET</w:t>
            </w:r>
          </w:p>
        </w:tc>
        <w:tc>
          <w:tcPr>
            <w:tcW w:w="1792" w:type="dxa"/>
          </w:tcPr>
          <w:p w14:paraId="7FF345FB" w14:textId="7435DF98" w:rsidR="00CF7B62" w:rsidRPr="007138F2" w:rsidRDefault="00FE2F5C" w:rsidP="00224366">
            <w:pPr>
              <w:pStyle w:val="Plattetekstinspringen"/>
              <w:ind w:left="0"/>
              <w:jc w:val="left"/>
              <w:rPr>
                <w:lang w:val="nl-BE"/>
              </w:rPr>
            </w:pPr>
            <w:r w:rsidRPr="007138F2">
              <w:rPr>
                <w:lang w:val="nl-BE"/>
              </w:rPr>
              <w:t>int id</w:t>
            </w:r>
          </w:p>
        </w:tc>
        <w:tc>
          <w:tcPr>
            <w:tcW w:w="4072" w:type="dxa"/>
          </w:tcPr>
          <w:p w14:paraId="32D0B4C2" w14:textId="469A4D28" w:rsidR="00CF7B62" w:rsidRPr="007138F2" w:rsidRDefault="00CF7B62" w:rsidP="00966039">
            <w:pPr>
              <w:pStyle w:val="Plattetekstinspringen"/>
              <w:ind w:left="0"/>
              <w:jc w:val="left"/>
              <w:rPr>
                <w:lang w:val="nl-BE"/>
              </w:rPr>
            </w:pPr>
            <w:r w:rsidRPr="007138F2">
              <w:rPr>
                <w:lang w:val="nl-BE"/>
              </w:rPr>
              <w:t>/Module/user-progress/{id}</w:t>
            </w:r>
          </w:p>
        </w:tc>
        <w:tc>
          <w:tcPr>
            <w:tcW w:w="1941" w:type="dxa"/>
          </w:tcPr>
          <w:p w14:paraId="0BB332A6" w14:textId="565A6BB1" w:rsidR="00CF7B62" w:rsidRPr="007138F2" w:rsidRDefault="0023121A" w:rsidP="00827C84">
            <w:pPr>
              <w:pStyle w:val="Plattetekstinspringen"/>
              <w:ind w:left="0"/>
              <w:jc w:val="center"/>
              <w:rPr>
                <w:lang w:val="nl-BE"/>
              </w:rPr>
            </w:pPr>
            <w:r w:rsidRPr="007138F2">
              <w:rPr>
                <w:lang w:val="nl-BE"/>
              </w:rPr>
              <w:t>De niet voltooide, en voltooide modules met hun antwoorden</w:t>
            </w:r>
          </w:p>
        </w:tc>
        <w:tc>
          <w:tcPr>
            <w:tcW w:w="1216" w:type="dxa"/>
          </w:tcPr>
          <w:p w14:paraId="74AAB84F" w14:textId="4C588EE5" w:rsidR="00CF7B62" w:rsidRPr="007138F2" w:rsidRDefault="00B76AD6" w:rsidP="00827C84">
            <w:pPr>
              <w:pStyle w:val="Plattetekstinspringen"/>
              <w:ind w:left="0"/>
              <w:jc w:val="center"/>
              <w:rPr>
                <w:lang w:val="nl-BE"/>
              </w:rPr>
            </w:pPr>
            <w:r w:rsidRPr="007138F2">
              <w:rPr>
                <w:lang w:val="nl-BE"/>
              </w:rPr>
              <w:t>OK (200)</w:t>
            </w:r>
          </w:p>
        </w:tc>
      </w:tr>
      <w:tr w:rsidR="00CF7B62" w:rsidRPr="00B835D4" w14:paraId="3D65F147" w14:textId="77777777" w:rsidTr="00472BEF">
        <w:trPr>
          <w:trHeight w:val="748"/>
        </w:trPr>
        <w:tc>
          <w:tcPr>
            <w:tcW w:w="1044" w:type="dxa"/>
          </w:tcPr>
          <w:p w14:paraId="1ADE8AE0" w14:textId="02E0D06C" w:rsidR="00CF7B62" w:rsidRPr="007138F2" w:rsidRDefault="00CF7B62" w:rsidP="00827C84">
            <w:pPr>
              <w:pStyle w:val="Plattetekstinspringen"/>
              <w:ind w:left="0"/>
              <w:jc w:val="center"/>
              <w:rPr>
                <w:lang w:val="nl-BE"/>
              </w:rPr>
            </w:pPr>
            <w:r w:rsidRPr="007138F2">
              <w:rPr>
                <w:lang w:val="nl-BE"/>
              </w:rPr>
              <w:t>GET</w:t>
            </w:r>
          </w:p>
        </w:tc>
        <w:tc>
          <w:tcPr>
            <w:tcW w:w="1792" w:type="dxa"/>
          </w:tcPr>
          <w:p w14:paraId="66827490" w14:textId="77777777" w:rsidR="00CF7B62" w:rsidRPr="007138F2" w:rsidRDefault="00CF7B62" w:rsidP="00224366">
            <w:pPr>
              <w:pStyle w:val="Plattetekstinspringen"/>
              <w:ind w:left="0"/>
              <w:jc w:val="left"/>
              <w:rPr>
                <w:lang w:val="nl-BE"/>
              </w:rPr>
            </w:pPr>
          </w:p>
        </w:tc>
        <w:tc>
          <w:tcPr>
            <w:tcW w:w="4072" w:type="dxa"/>
          </w:tcPr>
          <w:p w14:paraId="35BE9334" w14:textId="31D9C35C" w:rsidR="00CF7B62" w:rsidRPr="007138F2" w:rsidRDefault="005646DA" w:rsidP="00966039">
            <w:pPr>
              <w:pStyle w:val="Plattetekstinspringen"/>
              <w:ind w:left="0"/>
              <w:jc w:val="left"/>
              <w:rPr>
                <w:lang w:val="nl-BE"/>
              </w:rPr>
            </w:pPr>
            <w:r w:rsidRPr="007138F2">
              <w:rPr>
                <w:lang w:val="nl-BE"/>
              </w:rPr>
              <w:t>/Module/my-progress</w:t>
            </w:r>
          </w:p>
        </w:tc>
        <w:tc>
          <w:tcPr>
            <w:tcW w:w="1941" w:type="dxa"/>
          </w:tcPr>
          <w:p w14:paraId="6B21F207" w14:textId="5F6C3C84" w:rsidR="00CF7B62" w:rsidRPr="007138F2" w:rsidRDefault="00BF09DF" w:rsidP="00827C84">
            <w:pPr>
              <w:pStyle w:val="Plattetekstinspringen"/>
              <w:ind w:left="0"/>
              <w:jc w:val="center"/>
              <w:rPr>
                <w:lang w:val="nl-BE"/>
              </w:rPr>
            </w:pPr>
            <w:r w:rsidRPr="007138F2">
              <w:rPr>
                <w:lang w:val="nl-BE"/>
              </w:rPr>
              <w:t>De niet voltooide, en voltooide modules met de gebruiker zijn antwoorden</w:t>
            </w:r>
          </w:p>
        </w:tc>
        <w:tc>
          <w:tcPr>
            <w:tcW w:w="1216" w:type="dxa"/>
          </w:tcPr>
          <w:p w14:paraId="104EE2F8" w14:textId="3AFDFE15" w:rsidR="00CF7B62" w:rsidRPr="007138F2" w:rsidRDefault="00BF09DF" w:rsidP="00827C84">
            <w:pPr>
              <w:pStyle w:val="Plattetekstinspringen"/>
              <w:ind w:left="0"/>
              <w:jc w:val="center"/>
              <w:rPr>
                <w:lang w:val="nl-BE"/>
              </w:rPr>
            </w:pPr>
            <w:r w:rsidRPr="007138F2">
              <w:rPr>
                <w:lang w:val="nl-BE"/>
              </w:rPr>
              <w:t>OK (200)</w:t>
            </w:r>
          </w:p>
        </w:tc>
      </w:tr>
      <w:tr w:rsidR="005646DA" w:rsidRPr="00B835D4" w14:paraId="7EDE842C" w14:textId="77777777" w:rsidTr="00472BEF">
        <w:trPr>
          <w:trHeight w:val="748"/>
        </w:trPr>
        <w:tc>
          <w:tcPr>
            <w:tcW w:w="1044" w:type="dxa"/>
          </w:tcPr>
          <w:p w14:paraId="57F641DB" w14:textId="5B29DB51" w:rsidR="005646DA" w:rsidRPr="007138F2" w:rsidRDefault="005646DA" w:rsidP="00827C84">
            <w:pPr>
              <w:pStyle w:val="Plattetekstinspringen"/>
              <w:ind w:left="0"/>
              <w:jc w:val="center"/>
              <w:rPr>
                <w:lang w:val="nl-BE"/>
              </w:rPr>
            </w:pPr>
            <w:r w:rsidRPr="007138F2">
              <w:rPr>
                <w:lang w:val="nl-BE"/>
              </w:rPr>
              <w:t>PATCH</w:t>
            </w:r>
          </w:p>
        </w:tc>
        <w:tc>
          <w:tcPr>
            <w:tcW w:w="1792" w:type="dxa"/>
          </w:tcPr>
          <w:p w14:paraId="1D49476D" w14:textId="6F2BDCDF" w:rsidR="005646DA" w:rsidRPr="007138F2" w:rsidRDefault="00CD2DAF" w:rsidP="00224366">
            <w:pPr>
              <w:pStyle w:val="Plattetekstinspringen"/>
              <w:ind w:left="0"/>
              <w:jc w:val="left"/>
              <w:rPr>
                <w:lang w:val="nl-BE"/>
              </w:rPr>
            </w:pPr>
            <w:r w:rsidRPr="007138F2">
              <w:rPr>
                <w:lang w:val="nl-BE"/>
              </w:rPr>
              <w:t>PatchQuestionDto dto</w:t>
            </w:r>
          </w:p>
        </w:tc>
        <w:tc>
          <w:tcPr>
            <w:tcW w:w="4072" w:type="dxa"/>
          </w:tcPr>
          <w:p w14:paraId="1F45E469" w14:textId="6A3AACCE" w:rsidR="005646DA" w:rsidRPr="007138F2" w:rsidRDefault="005646DA" w:rsidP="00966039">
            <w:pPr>
              <w:pStyle w:val="Plattetekstinspringen"/>
              <w:ind w:left="0"/>
              <w:jc w:val="left"/>
              <w:rPr>
                <w:lang w:val="nl-BE"/>
              </w:rPr>
            </w:pPr>
            <w:r w:rsidRPr="007138F2">
              <w:rPr>
                <w:lang w:val="nl-BE"/>
              </w:rPr>
              <w:t>/Questions</w:t>
            </w:r>
          </w:p>
        </w:tc>
        <w:tc>
          <w:tcPr>
            <w:tcW w:w="1941" w:type="dxa"/>
          </w:tcPr>
          <w:p w14:paraId="57585261" w14:textId="38CB042E" w:rsidR="005646DA" w:rsidRPr="007138F2" w:rsidRDefault="00A77F0E" w:rsidP="00827C84">
            <w:pPr>
              <w:pStyle w:val="Plattetekstinspringen"/>
              <w:ind w:left="0"/>
              <w:jc w:val="center"/>
              <w:rPr>
                <w:lang w:val="nl-BE"/>
              </w:rPr>
            </w:pPr>
            <w:r w:rsidRPr="007138F2">
              <w:rPr>
                <w:lang w:val="nl-BE"/>
              </w:rPr>
              <w:t>De aangepaste vraag</w:t>
            </w:r>
          </w:p>
        </w:tc>
        <w:tc>
          <w:tcPr>
            <w:tcW w:w="1216" w:type="dxa"/>
          </w:tcPr>
          <w:p w14:paraId="725D42F4" w14:textId="7E96C14A" w:rsidR="005646DA" w:rsidRPr="007138F2" w:rsidRDefault="00743BF3" w:rsidP="00827C84">
            <w:pPr>
              <w:pStyle w:val="Plattetekstinspringen"/>
              <w:ind w:left="0"/>
              <w:jc w:val="center"/>
              <w:rPr>
                <w:lang w:val="nl-BE"/>
              </w:rPr>
            </w:pPr>
            <w:r w:rsidRPr="007138F2">
              <w:rPr>
                <w:lang w:val="nl-BE"/>
              </w:rPr>
              <w:t>Created (201)</w:t>
            </w:r>
          </w:p>
        </w:tc>
      </w:tr>
      <w:tr w:rsidR="005646DA" w:rsidRPr="00B835D4" w14:paraId="6D64325F" w14:textId="77777777" w:rsidTr="00472BEF">
        <w:trPr>
          <w:trHeight w:val="748"/>
        </w:trPr>
        <w:tc>
          <w:tcPr>
            <w:tcW w:w="1044" w:type="dxa"/>
          </w:tcPr>
          <w:p w14:paraId="3051E115" w14:textId="12767652" w:rsidR="005646DA" w:rsidRPr="007138F2" w:rsidRDefault="005646DA" w:rsidP="00827C84">
            <w:pPr>
              <w:pStyle w:val="Plattetekstinspringen"/>
              <w:ind w:left="0"/>
              <w:jc w:val="center"/>
              <w:rPr>
                <w:lang w:val="nl-BE"/>
              </w:rPr>
            </w:pPr>
            <w:r w:rsidRPr="007138F2">
              <w:rPr>
                <w:lang w:val="nl-BE"/>
              </w:rPr>
              <w:t>GET</w:t>
            </w:r>
          </w:p>
        </w:tc>
        <w:tc>
          <w:tcPr>
            <w:tcW w:w="1792" w:type="dxa"/>
          </w:tcPr>
          <w:p w14:paraId="5034A40A" w14:textId="48B28650" w:rsidR="005646DA" w:rsidRPr="007138F2" w:rsidRDefault="00CD2DAF" w:rsidP="00224366">
            <w:pPr>
              <w:pStyle w:val="Plattetekstinspringen"/>
              <w:ind w:left="0"/>
              <w:jc w:val="left"/>
              <w:rPr>
                <w:lang w:val="nl-BE"/>
              </w:rPr>
            </w:pPr>
            <w:r w:rsidRPr="007138F2">
              <w:rPr>
                <w:lang w:val="nl-BE"/>
              </w:rPr>
              <w:t>string auth0Id</w:t>
            </w:r>
          </w:p>
        </w:tc>
        <w:tc>
          <w:tcPr>
            <w:tcW w:w="4072" w:type="dxa"/>
          </w:tcPr>
          <w:p w14:paraId="0E86036E" w14:textId="2F6B3BC0" w:rsidR="005646DA" w:rsidRPr="007138F2" w:rsidRDefault="005646DA" w:rsidP="00966039">
            <w:pPr>
              <w:pStyle w:val="Plattetekstinspringen"/>
              <w:ind w:left="0"/>
              <w:jc w:val="left"/>
              <w:rPr>
                <w:lang w:val="nl-BE"/>
              </w:rPr>
            </w:pPr>
            <w:r w:rsidRPr="007138F2">
              <w:rPr>
                <w:lang w:val="nl-BE"/>
              </w:rPr>
              <w:t>/User/login/{auth0Id}</w:t>
            </w:r>
          </w:p>
        </w:tc>
        <w:tc>
          <w:tcPr>
            <w:tcW w:w="1941" w:type="dxa"/>
          </w:tcPr>
          <w:p w14:paraId="463E46BD" w14:textId="3AFF4CC3" w:rsidR="005646DA" w:rsidRPr="007138F2" w:rsidRDefault="00C86036" w:rsidP="00827C84">
            <w:pPr>
              <w:pStyle w:val="Plattetekstinspringen"/>
              <w:ind w:left="0"/>
              <w:jc w:val="center"/>
              <w:rPr>
                <w:lang w:val="nl-BE"/>
              </w:rPr>
            </w:pPr>
            <w:r w:rsidRPr="007138F2">
              <w:rPr>
                <w:lang w:val="nl-BE"/>
              </w:rPr>
              <w:t>De JWT token voor het gebruik op de applicatie</w:t>
            </w:r>
          </w:p>
        </w:tc>
        <w:tc>
          <w:tcPr>
            <w:tcW w:w="1216" w:type="dxa"/>
          </w:tcPr>
          <w:p w14:paraId="5E2C87D7" w14:textId="1AF8DD70" w:rsidR="005646DA" w:rsidRPr="007138F2" w:rsidRDefault="00C86036" w:rsidP="00827C84">
            <w:pPr>
              <w:pStyle w:val="Plattetekstinspringen"/>
              <w:ind w:left="0"/>
              <w:jc w:val="center"/>
              <w:rPr>
                <w:lang w:val="nl-BE"/>
              </w:rPr>
            </w:pPr>
            <w:r w:rsidRPr="007138F2">
              <w:rPr>
                <w:lang w:val="nl-BE"/>
              </w:rPr>
              <w:t>OK (200)</w:t>
            </w:r>
          </w:p>
        </w:tc>
      </w:tr>
      <w:tr w:rsidR="005646DA" w:rsidRPr="00B835D4" w14:paraId="23CF0184" w14:textId="77777777" w:rsidTr="00472BEF">
        <w:trPr>
          <w:trHeight w:val="748"/>
        </w:trPr>
        <w:tc>
          <w:tcPr>
            <w:tcW w:w="1044" w:type="dxa"/>
          </w:tcPr>
          <w:p w14:paraId="696F7B4A" w14:textId="3EA9E4F5" w:rsidR="005646DA" w:rsidRPr="007138F2" w:rsidRDefault="005646DA" w:rsidP="00827C84">
            <w:pPr>
              <w:pStyle w:val="Plattetekstinspringen"/>
              <w:ind w:left="0"/>
              <w:jc w:val="center"/>
              <w:rPr>
                <w:lang w:val="nl-BE"/>
              </w:rPr>
            </w:pPr>
            <w:r w:rsidRPr="007138F2">
              <w:rPr>
                <w:lang w:val="nl-BE"/>
              </w:rPr>
              <w:t>POST</w:t>
            </w:r>
          </w:p>
        </w:tc>
        <w:tc>
          <w:tcPr>
            <w:tcW w:w="1792" w:type="dxa"/>
          </w:tcPr>
          <w:p w14:paraId="74D9C81B" w14:textId="205BF175" w:rsidR="005646DA" w:rsidRPr="007138F2" w:rsidRDefault="00D71326" w:rsidP="00224366">
            <w:pPr>
              <w:pStyle w:val="Plattetekstinspringen"/>
              <w:ind w:left="0"/>
              <w:jc w:val="left"/>
              <w:rPr>
                <w:lang w:val="nl-BE"/>
              </w:rPr>
            </w:pPr>
            <w:r w:rsidRPr="007138F2">
              <w:rPr>
                <w:lang w:val="nl-BE"/>
              </w:rPr>
              <w:t>CreateUserWith-AdminDto user</w:t>
            </w:r>
          </w:p>
        </w:tc>
        <w:tc>
          <w:tcPr>
            <w:tcW w:w="4072" w:type="dxa"/>
          </w:tcPr>
          <w:p w14:paraId="61DEA82C" w14:textId="7752A362" w:rsidR="005646DA" w:rsidRPr="007138F2" w:rsidRDefault="005646DA" w:rsidP="00966039">
            <w:pPr>
              <w:pStyle w:val="Plattetekstinspringen"/>
              <w:ind w:left="0"/>
              <w:jc w:val="left"/>
              <w:rPr>
                <w:lang w:val="nl-BE"/>
              </w:rPr>
            </w:pPr>
            <w:r w:rsidRPr="007138F2">
              <w:rPr>
                <w:lang w:val="nl-BE"/>
              </w:rPr>
              <w:t>/User/register</w:t>
            </w:r>
          </w:p>
        </w:tc>
        <w:tc>
          <w:tcPr>
            <w:tcW w:w="1941" w:type="dxa"/>
          </w:tcPr>
          <w:p w14:paraId="35E67D45" w14:textId="77777777" w:rsidR="005646DA" w:rsidRPr="007138F2" w:rsidRDefault="005646DA" w:rsidP="00827C84">
            <w:pPr>
              <w:pStyle w:val="Plattetekstinspringen"/>
              <w:ind w:left="0"/>
              <w:jc w:val="center"/>
              <w:rPr>
                <w:lang w:val="nl-BE"/>
              </w:rPr>
            </w:pPr>
          </w:p>
        </w:tc>
        <w:tc>
          <w:tcPr>
            <w:tcW w:w="1216" w:type="dxa"/>
          </w:tcPr>
          <w:p w14:paraId="66609F60" w14:textId="3D8156A7" w:rsidR="005646DA" w:rsidRPr="007138F2" w:rsidRDefault="008D230F" w:rsidP="00827C84">
            <w:pPr>
              <w:pStyle w:val="Plattetekstinspringen"/>
              <w:ind w:left="0"/>
              <w:jc w:val="center"/>
              <w:rPr>
                <w:lang w:val="nl-BE"/>
              </w:rPr>
            </w:pPr>
            <w:r w:rsidRPr="007138F2">
              <w:rPr>
                <w:lang w:val="nl-BE"/>
              </w:rPr>
              <w:t>OK (200)</w:t>
            </w:r>
          </w:p>
        </w:tc>
      </w:tr>
      <w:tr w:rsidR="005646DA" w:rsidRPr="00B835D4" w14:paraId="4C9B34D8" w14:textId="77777777" w:rsidTr="00472BEF">
        <w:trPr>
          <w:trHeight w:val="748"/>
        </w:trPr>
        <w:tc>
          <w:tcPr>
            <w:tcW w:w="1044" w:type="dxa"/>
          </w:tcPr>
          <w:p w14:paraId="2887DBB6" w14:textId="6000489C" w:rsidR="005646DA" w:rsidRPr="007138F2" w:rsidRDefault="005646DA" w:rsidP="00827C84">
            <w:pPr>
              <w:pStyle w:val="Plattetekstinspringen"/>
              <w:ind w:left="0"/>
              <w:jc w:val="center"/>
              <w:rPr>
                <w:lang w:val="nl-BE"/>
              </w:rPr>
            </w:pPr>
            <w:r w:rsidRPr="007138F2">
              <w:rPr>
                <w:lang w:val="nl-BE"/>
              </w:rPr>
              <w:t>GET</w:t>
            </w:r>
          </w:p>
        </w:tc>
        <w:tc>
          <w:tcPr>
            <w:tcW w:w="1792" w:type="dxa"/>
          </w:tcPr>
          <w:p w14:paraId="7F049301" w14:textId="77777777" w:rsidR="005646DA" w:rsidRPr="007138F2" w:rsidRDefault="005646DA" w:rsidP="00224366">
            <w:pPr>
              <w:pStyle w:val="Plattetekstinspringen"/>
              <w:ind w:left="0"/>
              <w:jc w:val="left"/>
              <w:rPr>
                <w:lang w:val="nl-BE"/>
              </w:rPr>
            </w:pPr>
          </w:p>
        </w:tc>
        <w:tc>
          <w:tcPr>
            <w:tcW w:w="4072" w:type="dxa"/>
          </w:tcPr>
          <w:p w14:paraId="6D888EE9" w14:textId="0621DF51" w:rsidR="005646DA" w:rsidRPr="007138F2" w:rsidRDefault="005646DA" w:rsidP="00966039">
            <w:pPr>
              <w:pStyle w:val="Plattetekstinspringen"/>
              <w:ind w:left="0"/>
              <w:jc w:val="left"/>
              <w:rPr>
                <w:lang w:val="nl-BE"/>
              </w:rPr>
            </w:pPr>
            <w:r w:rsidRPr="007138F2">
              <w:rPr>
                <w:lang w:val="nl-BE"/>
              </w:rPr>
              <w:t>/User</w:t>
            </w:r>
          </w:p>
        </w:tc>
        <w:tc>
          <w:tcPr>
            <w:tcW w:w="1941" w:type="dxa"/>
          </w:tcPr>
          <w:p w14:paraId="2ADF8319" w14:textId="54051FE6" w:rsidR="005646DA" w:rsidRPr="007138F2" w:rsidRDefault="002F612C" w:rsidP="00827C84">
            <w:pPr>
              <w:pStyle w:val="Plattetekstinspringen"/>
              <w:ind w:left="0"/>
              <w:jc w:val="center"/>
              <w:rPr>
                <w:lang w:val="nl-BE"/>
              </w:rPr>
            </w:pPr>
            <w:r w:rsidRPr="007138F2">
              <w:rPr>
                <w:lang w:val="nl-BE"/>
              </w:rPr>
              <w:t>Alle gebruikers in de applicatie</w:t>
            </w:r>
          </w:p>
        </w:tc>
        <w:tc>
          <w:tcPr>
            <w:tcW w:w="1216" w:type="dxa"/>
          </w:tcPr>
          <w:p w14:paraId="5BB512B3" w14:textId="25639D13" w:rsidR="005646DA" w:rsidRPr="007138F2" w:rsidRDefault="002F612C" w:rsidP="00827C84">
            <w:pPr>
              <w:pStyle w:val="Plattetekstinspringen"/>
              <w:ind w:left="0"/>
              <w:jc w:val="center"/>
              <w:rPr>
                <w:lang w:val="nl-BE"/>
              </w:rPr>
            </w:pPr>
            <w:r w:rsidRPr="007138F2">
              <w:rPr>
                <w:lang w:val="nl-BE"/>
              </w:rPr>
              <w:t>OK (200)</w:t>
            </w:r>
          </w:p>
        </w:tc>
      </w:tr>
      <w:tr w:rsidR="005646DA" w:rsidRPr="00B835D4" w14:paraId="0E7D3836" w14:textId="77777777" w:rsidTr="00472BEF">
        <w:trPr>
          <w:trHeight w:val="748"/>
        </w:trPr>
        <w:tc>
          <w:tcPr>
            <w:tcW w:w="1044" w:type="dxa"/>
          </w:tcPr>
          <w:p w14:paraId="6B71880F" w14:textId="426371D1" w:rsidR="005646DA" w:rsidRPr="007138F2" w:rsidRDefault="005646DA" w:rsidP="00827C84">
            <w:pPr>
              <w:pStyle w:val="Plattetekstinspringen"/>
              <w:ind w:left="0"/>
              <w:jc w:val="center"/>
              <w:rPr>
                <w:lang w:val="nl-BE"/>
              </w:rPr>
            </w:pPr>
            <w:r w:rsidRPr="007138F2">
              <w:rPr>
                <w:lang w:val="nl-BE"/>
              </w:rPr>
              <w:t>POST</w:t>
            </w:r>
          </w:p>
        </w:tc>
        <w:tc>
          <w:tcPr>
            <w:tcW w:w="1792" w:type="dxa"/>
          </w:tcPr>
          <w:p w14:paraId="7D7D8961" w14:textId="2AABBBE6" w:rsidR="005646DA" w:rsidRPr="007138F2" w:rsidRDefault="00D71326" w:rsidP="00224366">
            <w:pPr>
              <w:pStyle w:val="Plattetekstinspringen"/>
              <w:ind w:left="0"/>
              <w:jc w:val="left"/>
              <w:rPr>
                <w:lang w:val="nl-BE"/>
              </w:rPr>
            </w:pPr>
            <w:r w:rsidRPr="007138F2">
              <w:rPr>
                <w:lang w:val="nl-BE"/>
              </w:rPr>
              <w:t>CreateUserWith-AdminDto user</w:t>
            </w:r>
          </w:p>
        </w:tc>
        <w:tc>
          <w:tcPr>
            <w:tcW w:w="4072" w:type="dxa"/>
          </w:tcPr>
          <w:p w14:paraId="540C37A9" w14:textId="6884458D" w:rsidR="005646DA" w:rsidRPr="007138F2" w:rsidRDefault="005646DA" w:rsidP="00966039">
            <w:pPr>
              <w:pStyle w:val="Plattetekstinspringen"/>
              <w:ind w:left="0"/>
              <w:jc w:val="left"/>
              <w:rPr>
                <w:lang w:val="nl-BE"/>
              </w:rPr>
            </w:pPr>
            <w:r w:rsidRPr="007138F2">
              <w:rPr>
                <w:lang w:val="nl-BE"/>
              </w:rPr>
              <w:t>/User</w:t>
            </w:r>
          </w:p>
        </w:tc>
        <w:tc>
          <w:tcPr>
            <w:tcW w:w="1941" w:type="dxa"/>
          </w:tcPr>
          <w:p w14:paraId="73C03E1C" w14:textId="76F3D11C" w:rsidR="005646DA" w:rsidRPr="007138F2" w:rsidRDefault="002F612C" w:rsidP="00827C84">
            <w:pPr>
              <w:pStyle w:val="Plattetekstinspringen"/>
              <w:ind w:left="0"/>
              <w:jc w:val="center"/>
              <w:rPr>
                <w:lang w:val="nl-BE"/>
              </w:rPr>
            </w:pPr>
            <w:r w:rsidRPr="007138F2">
              <w:rPr>
                <w:lang w:val="nl-BE"/>
              </w:rPr>
              <w:t xml:space="preserve">De </w:t>
            </w:r>
            <w:r w:rsidR="00161761" w:rsidRPr="007138F2">
              <w:rPr>
                <w:lang w:val="nl-BE"/>
              </w:rPr>
              <w:t>aangemaakte</w:t>
            </w:r>
            <w:r w:rsidRPr="007138F2">
              <w:rPr>
                <w:lang w:val="nl-BE"/>
              </w:rPr>
              <w:t xml:space="preserve"> gebruiker</w:t>
            </w:r>
          </w:p>
        </w:tc>
        <w:tc>
          <w:tcPr>
            <w:tcW w:w="1216" w:type="dxa"/>
          </w:tcPr>
          <w:p w14:paraId="311BB1B5" w14:textId="17B193BD" w:rsidR="005646DA" w:rsidRPr="007138F2" w:rsidRDefault="00161761" w:rsidP="00827C84">
            <w:pPr>
              <w:pStyle w:val="Plattetekstinspringen"/>
              <w:ind w:left="0"/>
              <w:jc w:val="center"/>
              <w:rPr>
                <w:lang w:val="nl-BE"/>
              </w:rPr>
            </w:pPr>
            <w:r w:rsidRPr="007138F2">
              <w:rPr>
                <w:lang w:val="nl-BE"/>
              </w:rPr>
              <w:t>Created (201)</w:t>
            </w:r>
          </w:p>
        </w:tc>
      </w:tr>
      <w:tr w:rsidR="005646DA" w:rsidRPr="00B835D4" w14:paraId="3CC526FF" w14:textId="77777777" w:rsidTr="00472BEF">
        <w:trPr>
          <w:trHeight w:val="748"/>
        </w:trPr>
        <w:tc>
          <w:tcPr>
            <w:tcW w:w="1044" w:type="dxa"/>
          </w:tcPr>
          <w:p w14:paraId="19CB39BF" w14:textId="24CA53B1" w:rsidR="005646DA" w:rsidRPr="007138F2" w:rsidRDefault="005646DA" w:rsidP="00827C84">
            <w:pPr>
              <w:pStyle w:val="Plattetekstinspringen"/>
              <w:ind w:left="0"/>
              <w:jc w:val="center"/>
              <w:rPr>
                <w:lang w:val="nl-BE"/>
              </w:rPr>
            </w:pPr>
            <w:r w:rsidRPr="007138F2">
              <w:rPr>
                <w:lang w:val="nl-BE"/>
              </w:rPr>
              <w:lastRenderedPageBreak/>
              <w:t>GET</w:t>
            </w:r>
          </w:p>
        </w:tc>
        <w:tc>
          <w:tcPr>
            <w:tcW w:w="1792" w:type="dxa"/>
          </w:tcPr>
          <w:p w14:paraId="247304CB" w14:textId="77777777" w:rsidR="005646DA" w:rsidRPr="007138F2" w:rsidRDefault="005646DA" w:rsidP="00224366">
            <w:pPr>
              <w:pStyle w:val="Plattetekstinspringen"/>
              <w:ind w:left="0"/>
              <w:jc w:val="left"/>
              <w:rPr>
                <w:lang w:val="nl-BE"/>
              </w:rPr>
            </w:pPr>
          </w:p>
        </w:tc>
        <w:tc>
          <w:tcPr>
            <w:tcW w:w="4072" w:type="dxa"/>
          </w:tcPr>
          <w:p w14:paraId="6B8BA042" w14:textId="2BBD9EDF" w:rsidR="005646DA" w:rsidRPr="007138F2" w:rsidRDefault="005646DA" w:rsidP="00966039">
            <w:pPr>
              <w:pStyle w:val="Plattetekstinspringen"/>
              <w:ind w:left="0"/>
              <w:jc w:val="left"/>
              <w:rPr>
                <w:lang w:val="nl-BE"/>
              </w:rPr>
            </w:pPr>
            <w:r w:rsidRPr="007138F2">
              <w:rPr>
                <w:lang w:val="nl-BE"/>
              </w:rPr>
              <w:t>/User/admin/role</w:t>
            </w:r>
          </w:p>
        </w:tc>
        <w:tc>
          <w:tcPr>
            <w:tcW w:w="1941" w:type="dxa"/>
          </w:tcPr>
          <w:p w14:paraId="668FECE0" w14:textId="18ADC718" w:rsidR="005646DA" w:rsidRPr="007138F2" w:rsidRDefault="0072414E" w:rsidP="00827C84">
            <w:pPr>
              <w:pStyle w:val="Plattetekstinspringen"/>
              <w:ind w:left="0"/>
              <w:jc w:val="center"/>
              <w:rPr>
                <w:lang w:val="nl-BE"/>
              </w:rPr>
            </w:pPr>
            <w:r w:rsidRPr="007138F2">
              <w:rPr>
                <w:lang w:val="nl-BE"/>
              </w:rPr>
              <w:t>Alle rollen in de applicatie</w:t>
            </w:r>
          </w:p>
        </w:tc>
        <w:tc>
          <w:tcPr>
            <w:tcW w:w="1216" w:type="dxa"/>
          </w:tcPr>
          <w:p w14:paraId="3A7F329B" w14:textId="39AAD806" w:rsidR="005646DA" w:rsidRPr="007138F2" w:rsidRDefault="0072414E" w:rsidP="00827C84">
            <w:pPr>
              <w:pStyle w:val="Plattetekstinspringen"/>
              <w:ind w:left="0"/>
              <w:jc w:val="center"/>
              <w:rPr>
                <w:lang w:val="nl-BE"/>
              </w:rPr>
            </w:pPr>
            <w:r w:rsidRPr="007138F2">
              <w:rPr>
                <w:lang w:val="nl-BE"/>
              </w:rPr>
              <w:t>OK (200)</w:t>
            </w:r>
          </w:p>
        </w:tc>
      </w:tr>
      <w:tr w:rsidR="005646DA" w:rsidRPr="00B835D4" w14:paraId="45596A04" w14:textId="77777777" w:rsidTr="00472BEF">
        <w:trPr>
          <w:trHeight w:val="748"/>
        </w:trPr>
        <w:tc>
          <w:tcPr>
            <w:tcW w:w="1044" w:type="dxa"/>
          </w:tcPr>
          <w:p w14:paraId="3B87B0A2" w14:textId="0672F731" w:rsidR="005646DA" w:rsidRPr="007138F2" w:rsidRDefault="005646DA" w:rsidP="00827C84">
            <w:pPr>
              <w:pStyle w:val="Plattetekstinspringen"/>
              <w:ind w:left="0"/>
              <w:jc w:val="center"/>
              <w:rPr>
                <w:lang w:val="nl-BE"/>
              </w:rPr>
            </w:pPr>
            <w:r w:rsidRPr="007138F2">
              <w:rPr>
                <w:lang w:val="nl-BE"/>
              </w:rPr>
              <w:t>POST</w:t>
            </w:r>
          </w:p>
        </w:tc>
        <w:tc>
          <w:tcPr>
            <w:tcW w:w="1792" w:type="dxa"/>
          </w:tcPr>
          <w:p w14:paraId="5F8FF87D" w14:textId="4AC22178" w:rsidR="005646DA" w:rsidRPr="007138F2" w:rsidRDefault="00BA2B14" w:rsidP="00224366">
            <w:pPr>
              <w:pStyle w:val="Plattetekstinspringen"/>
              <w:ind w:left="0"/>
              <w:jc w:val="left"/>
              <w:rPr>
                <w:lang w:val="nl-BE"/>
              </w:rPr>
            </w:pPr>
            <w:r w:rsidRPr="007138F2">
              <w:rPr>
                <w:lang w:val="nl-BE"/>
              </w:rPr>
              <w:t>CreateUserFor-MentorDto user</w:t>
            </w:r>
          </w:p>
        </w:tc>
        <w:tc>
          <w:tcPr>
            <w:tcW w:w="4072" w:type="dxa"/>
          </w:tcPr>
          <w:p w14:paraId="313CB1BF" w14:textId="6BEFE55F" w:rsidR="005646DA" w:rsidRPr="007138F2" w:rsidRDefault="005646DA" w:rsidP="00966039">
            <w:pPr>
              <w:pStyle w:val="Plattetekstinspringen"/>
              <w:ind w:left="0"/>
              <w:jc w:val="left"/>
              <w:rPr>
                <w:lang w:val="nl-BE"/>
              </w:rPr>
            </w:pPr>
            <w:r w:rsidRPr="007138F2">
              <w:rPr>
                <w:lang w:val="nl-BE"/>
              </w:rPr>
              <w:t>/User/mentor</w:t>
            </w:r>
          </w:p>
        </w:tc>
        <w:tc>
          <w:tcPr>
            <w:tcW w:w="1941" w:type="dxa"/>
          </w:tcPr>
          <w:p w14:paraId="007BBA2B" w14:textId="14F8509C" w:rsidR="005646DA" w:rsidRPr="007138F2" w:rsidRDefault="00F735C9" w:rsidP="00827C84">
            <w:pPr>
              <w:pStyle w:val="Plattetekstinspringen"/>
              <w:ind w:left="0"/>
              <w:jc w:val="center"/>
              <w:rPr>
                <w:lang w:val="nl-BE"/>
              </w:rPr>
            </w:pPr>
            <w:r w:rsidRPr="007138F2">
              <w:rPr>
                <w:lang w:val="nl-BE"/>
              </w:rPr>
              <w:t xml:space="preserve">De </w:t>
            </w:r>
            <w:r w:rsidR="00361377" w:rsidRPr="007138F2">
              <w:rPr>
                <w:lang w:val="nl-BE"/>
              </w:rPr>
              <w:t>nieuwe</w:t>
            </w:r>
            <w:r w:rsidRPr="007138F2">
              <w:rPr>
                <w:lang w:val="nl-BE"/>
              </w:rPr>
              <w:t xml:space="preserve"> gebruiker dat gelinkt is aan de mentor</w:t>
            </w:r>
          </w:p>
        </w:tc>
        <w:tc>
          <w:tcPr>
            <w:tcW w:w="1216" w:type="dxa"/>
          </w:tcPr>
          <w:p w14:paraId="25A1A591" w14:textId="4B65A4B8" w:rsidR="005646DA" w:rsidRPr="007138F2" w:rsidRDefault="00064706" w:rsidP="00827C84">
            <w:pPr>
              <w:pStyle w:val="Plattetekstinspringen"/>
              <w:ind w:left="0"/>
              <w:jc w:val="center"/>
              <w:rPr>
                <w:lang w:val="nl-BE"/>
              </w:rPr>
            </w:pPr>
            <w:r w:rsidRPr="007138F2">
              <w:rPr>
                <w:lang w:val="nl-BE"/>
              </w:rPr>
              <w:t>Created (201)</w:t>
            </w:r>
          </w:p>
        </w:tc>
      </w:tr>
      <w:tr w:rsidR="005646DA" w:rsidRPr="00B835D4" w14:paraId="16FDBE2D" w14:textId="77777777" w:rsidTr="00472BEF">
        <w:trPr>
          <w:trHeight w:val="748"/>
        </w:trPr>
        <w:tc>
          <w:tcPr>
            <w:tcW w:w="1044" w:type="dxa"/>
          </w:tcPr>
          <w:p w14:paraId="69C83029" w14:textId="11560039" w:rsidR="005646DA" w:rsidRPr="007138F2" w:rsidRDefault="005646DA" w:rsidP="00827C84">
            <w:pPr>
              <w:pStyle w:val="Plattetekstinspringen"/>
              <w:ind w:left="0"/>
              <w:jc w:val="center"/>
              <w:rPr>
                <w:lang w:val="nl-BE"/>
              </w:rPr>
            </w:pPr>
            <w:r w:rsidRPr="007138F2">
              <w:rPr>
                <w:lang w:val="nl-BE"/>
              </w:rPr>
              <w:t>PUT</w:t>
            </w:r>
          </w:p>
        </w:tc>
        <w:tc>
          <w:tcPr>
            <w:tcW w:w="1792" w:type="dxa"/>
          </w:tcPr>
          <w:p w14:paraId="3FEC8F7A" w14:textId="611EC203" w:rsidR="005646DA" w:rsidRPr="007138F2" w:rsidRDefault="00A93DD6" w:rsidP="00224366">
            <w:pPr>
              <w:pStyle w:val="Plattetekstinspringen"/>
              <w:ind w:left="0"/>
              <w:jc w:val="left"/>
              <w:rPr>
                <w:lang w:val="nl-BE"/>
              </w:rPr>
            </w:pPr>
            <w:r w:rsidRPr="007138F2">
              <w:rPr>
                <w:lang w:val="nl-BE"/>
              </w:rPr>
              <w:t>UpdateUserWith-AdminDto dto</w:t>
            </w:r>
          </w:p>
        </w:tc>
        <w:tc>
          <w:tcPr>
            <w:tcW w:w="4072" w:type="dxa"/>
          </w:tcPr>
          <w:p w14:paraId="71491B73" w14:textId="6F46AA85" w:rsidR="005646DA" w:rsidRPr="007138F2" w:rsidRDefault="005646DA" w:rsidP="00966039">
            <w:pPr>
              <w:pStyle w:val="Plattetekstinspringen"/>
              <w:ind w:left="0"/>
              <w:jc w:val="left"/>
              <w:rPr>
                <w:lang w:val="nl-BE"/>
              </w:rPr>
            </w:pPr>
            <w:r w:rsidRPr="007138F2">
              <w:rPr>
                <w:lang w:val="nl-BE"/>
              </w:rPr>
              <w:t>/User/admin/account</w:t>
            </w:r>
          </w:p>
        </w:tc>
        <w:tc>
          <w:tcPr>
            <w:tcW w:w="1941" w:type="dxa"/>
          </w:tcPr>
          <w:p w14:paraId="1CAF0CB5" w14:textId="0E781545" w:rsidR="005646DA" w:rsidRPr="007138F2" w:rsidRDefault="00C668D9" w:rsidP="00827C84">
            <w:pPr>
              <w:pStyle w:val="Plattetekstinspringen"/>
              <w:ind w:left="0"/>
              <w:jc w:val="center"/>
              <w:rPr>
                <w:lang w:val="nl-BE"/>
              </w:rPr>
            </w:pPr>
            <w:r w:rsidRPr="007138F2">
              <w:rPr>
                <w:lang w:val="nl-BE"/>
              </w:rPr>
              <w:t>De geüpdate gebruiker</w:t>
            </w:r>
          </w:p>
        </w:tc>
        <w:tc>
          <w:tcPr>
            <w:tcW w:w="1216" w:type="dxa"/>
          </w:tcPr>
          <w:p w14:paraId="02872E09" w14:textId="797B4EA6" w:rsidR="005646DA" w:rsidRPr="007138F2" w:rsidRDefault="00743412" w:rsidP="00827C84">
            <w:pPr>
              <w:pStyle w:val="Plattetekstinspringen"/>
              <w:ind w:left="0"/>
              <w:jc w:val="center"/>
              <w:rPr>
                <w:lang w:val="nl-BE"/>
              </w:rPr>
            </w:pPr>
            <w:r w:rsidRPr="007138F2">
              <w:rPr>
                <w:lang w:val="nl-BE"/>
              </w:rPr>
              <w:t>OK (200)</w:t>
            </w:r>
          </w:p>
        </w:tc>
      </w:tr>
      <w:tr w:rsidR="005646DA" w:rsidRPr="00B835D4" w14:paraId="72DFA31A" w14:textId="77777777" w:rsidTr="00472BEF">
        <w:trPr>
          <w:trHeight w:val="748"/>
        </w:trPr>
        <w:tc>
          <w:tcPr>
            <w:tcW w:w="1044" w:type="dxa"/>
          </w:tcPr>
          <w:p w14:paraId="532B8CB1" w14:textId="12F91A69" w:rsidR="005646DA" w:rsidRPr="007138F2" w:rsidRDefault="005646DA" w:rsidP="00827C84">
            <w:pPr>
              <w:pStyle w:val="Plattetekstinspringen"/>
              <w:ind w:left="0"/>
              <w:jc w:val="center"/>
              <w:rPr>
                <w:lang w:val="nl-BE"/>
              </w:rPr>
            </w:pPr>
            <w:r w:rsidRPr="007138F2">
              <w:rPr>
                <w:lang w:val="nl-BE"/>
              </w:rPr>
              <w:t>PUT</w:t>
            </w:r>
          </w:p>
        </w:tc>
        <w:tc>
          <w:tcPr>
            <w:tcW w:w="1792" w:type="dxa"/>
          </w:tcPr>
          <w:p w14:paraId="48C13B51" w14:textId="2E55346C" w:rsidR="005646DA" w:rsidRPr="007138F2" w:rsidRDefault="0086563E" w:rsidP="00224366">
            <w:pPr>
              <w:pStyle w:val="Plattetekstinspringen"/>
              <w:ind w:left="0"/>
              <w:jc w:val="left"/>
              <w:rPr>
                <w:lang w:val="nl-BE"/>
              </w:rPr>
            </w:pPr>
            <w:r w:rsidRPr="007138F2">
              <w:rPr>
                <w:lang w:val="nl-BE"/>
              </w:rPr>
              <w:t>UpdateUserWith</w:t>
            </w:r>
            <w:r w:rsidR="00932A82" w:rsidRPr="007138F2">
              <w:rPr>
                <w:lang w:val="nl-BE"/>
              </w:rPr>
              <w:t>-CourseMentorDto dto</w:t>
            </w:r>
          </w:p>
        </w:tc>
        <w:tc>
          <w:tcPr>
            <w:tcW w:w="4072" w:type="dxa"/>
          </w:tcPr>
          <w:p w14:paraId="380D642C" w14:textId="452CB3CA" w:rsidR="005646DA" w:rsidRPr="007138F2" w:rsidRDefault="005646DA" w:rsidP="00966039">
            <w:pPr>
              <w:pStyle w:val="Plattetekstinspringen"/>
              <w:ind w:left="0"/>
              <w:jc w:val="left"/>
              <w:rPr>
                <w:lang w:val="nl-BE"/>
              </w:rPr>
            </w:pPr>
            <w:r w:rsidRPr="007138F2">
              <w:rPr>
                <w:lang w:val="nl-BE"/>
              </w:rPr>
              <w:t>/User/mentor/account</w:t>
            </w:r>
          </w:p>
        </w:tc>
        <w:tc>
          <w:tcPr>
            <w:tcW w:w="1941" w:type="dxa"/>
          </w:tcPr>
          <w:p w14:paraId="74C8CC57" w14:textId="627DC83F" w:rsidR="005646DA" w:rsidRPr="007138F2" w:rsidRDefault="00C36756" w:rsidP="00827C84">
            <w:pPr>
              <w:pStyle w:val="Plattetekstinspringen"/>
              <w:ind w:left="0"/>
              <w:jc w:val="center"/>
              <w:rPr>
                <w:lang w:val="nl-BE"/>
              </w:rPr>
            </w:pPr>
            <w:r w:rsidRPr="007138F2">
              <w:rPr>
                <w:lang w:val="nl-BE"/>
              </w:rPr>
              <w:t>De geüpdate gebruiker</w:t>
            </w:r>
          </w:p>
        </w:tc>
        <w:tc>
          <w:tcPr>
            <w:tcW w:w="1216" w:type="dxa"/>
          </w:tcPr>
          <w:p w14:paraId="56541612" w14:textId="79E06E05" w:rsidR="005646DA" w:rsidRPr="007138F2" w:rsidRDefault="00743412" w:rsidP="00827C84">
            <w:pPr>
              <w:pStyle w:val="Plattetekstinspringen"/>
              <w:ind w:left="0"/>
              <w:jc w:val="center"/>
              <w:rPr>
                <w:lang w:val="nl-BE"/>
              </w:rPr>
            </w:pPr>
            <w:r w:rsidRPr="007138F2">
              <w:rPr>
                <w:lang w:val="nl-BE"/>
              </w:rPr>
              <w:t>OK (200)</w:t>
            </w:r>
          </w:p>
        </w:tc>
      </w:tr>
      <w:tr w:rsidR="005646DA" w:rsidRPr="00B835D4" w14:paraId="3C46EC4B" w14:textId="77777777" w:rsidTr="00472BEF">
        <w:trPr>
          <w:trHeight w:val="748"/>
        </w:trPr>
        <w:tc>
          <w:tcPr>
            <w:tcW w:w="1044" w:type="dxa"/>
          </w:tcPr>
          <w:p w14:paraId="06D5FFD0" w14:textId="7ACBD638" w:rsidR="005646DA" w:rsidRPr="007138F2" w:rsidRDefault="00EC149C" w:rsidP="00827C84">
            <w:pPr>
              <w:pStyle w:val="Plattetekstinspringen"/>
              <w:ind w:left="0"/>
              <w:jc w:val="center"/>
              <w:rPr>
                <w:lang w:val="nl-BE"/>
              </w:rPr>
            </w:pPr>
            <w:r w:rsidRPr="007138F2">
              <w:rPr>
                <w:lang w:val="nl-BE"/>
              </w:rPr>
              <w:t>PATCH</w:t>
            </w:r>
          </w:p>
        </w:tc>
        <w:tc>
          <w:tcPr>
            <w:tcW w:w="1792" w:type="dxa"/>
          </w:tcPr>
          <w:p w14:paraId="5AC37CA4" w14:textId="3D60AF45" w:rsidR="005646DA" w:rsidRPr="007138F2" w:rsidRDefault="00932A82" w:rsidP="00224366">
            <w:pPr>
              <w:pStyle w:val="Plattetekstinspringen"/>
              <w:ind w:left="0"/>
              <w:jc w:val="left"/>
              <w:rPr>
                <w:lang w:val="nl-BE"/>
              </w:rPr>
            </w:pPr>
            <w:r w:rsidRPr="007138F2">
              <w:rPr>
                <w:lang w:val="nl-BE"/>
              </w:rPr>
              <w:t>PatchUserByIdDto dto</w:t>
            </w:r>
          </w:p>
        </w:tc>
        <w:tc>
          <w:tcPr>
            <w:tcW w:w="4072" w:type="dxa"/>
          </w:tcPr>
          <w:p w14:paraId="1891949E" w14:textId="07FBDA09" w:rsidR="005646DA" w:rsidRPr="007138F2" w:rsidRDefault="00EC149C" w:rsidP="00966039">
            <w:pPr>
              <w:pStyle w:val="Plattetekstinspringen"/>
              <w:ind w:left="0"/>
              <w:jc w:val="left"/>
              <w:rPr>
                <w:lang w:val="nl-BE"/>
              </w:rPr>
            </w:pPr>
            <w:r w:rsidRPr="007138F2">
              <w:rPr>
                <w:lang w:val="nl-BE"/>
              </w:rPr>
              <w:t>/User/account/partial</w:t>
            </w:r>
          </w:p>
        </w:tc>
        <w:tc>
          <w:tcPr>
            <w:tcW w:w="1941" w:type="dxa"/>
          </w:tcPr>
          <w:p w14:paraId="23FF409A" w14:textId="69AE65A1" w:rsidR="005646DA" w:rsidRPr="007138F2" w:rsidRDefault="00A74D37" w:rsidP="00827C84">
            <w:pPr>
              <w:pStyle w:val="Plattetekstinspringen"/>
              <w:ind w:left="0"/>
              <w:jc w:val="center"/>
              <w:rPr>
                <w:lang w:val="nl-BE"/>
              </w:rPr>
            </w:pPr>
            <w:r w:rsidRPr="007138F2">
              <w:rPr>
                <w:lang w:val="nl-BE"/>
              </w:rPr>
              <w:t>De geüpdate gebruiker</w:t>
            </w:r>
          </w:p>
        </w:tc>
        <w:tc>
          <w:tcPr>
            <w:tcW w:w="1216" w:type="dxa"/>
          </w:tcPr>
          <w:p w14:paraId="125E0733" w14:textId="4D3852CA" w:rsidR="005646DA" w:rsidRPr="007138F2" w:rsidRDefault="00743412" w:rsidP="00827C84">
            <w:pPr>
              <w:pStyle w:val="Plattetekstinspringen"/>
              <w:ind w:left="0"/>
              <w:jc w:val="center"/>
              <w:rPr>
                <w:lang w:val="nl-BE"/>
              </w:rPr>
            </w:pPr>
            <w:r w:rsidRPr="007138F2">
              <w:rPr>
                <w:lang w:val="nl-BE"/>
              </w:rPr>
              <w:t>OK (200)</w:t>
            </w:r>
          </w:p>
        </w:tc>
      </w:tr>
      <w:tr w:rsidR="00EC149C" w:rsidRPr="00B835D4" w14:paraId="358703C2" w14:textId="77777777" w:rsidTr="00472BEF">
        <w:trPr>
          <w:trHeight w:val="748"/>
        </w:trPr>
        <w:tc>
          <w:tcPr>
            <w:tcW w:w="1044" w:type="dxa"/>
          </w:tcPr>
          <w:p w14:paraId="39FDF071" w14:textId="22A218B6" w:rsidR="00EC149C" w:rsidRPr="007138F2" w:rsidRDefault="00EC149C" w:rsidP="00827C84">
            <w:pPr>
              <w:pStyle w:val="Plattetekstinspringen"/>
              <w:ind w:left="0"/>
              <w:jc w:val="center"/>
              <w:rPr>
                <w:lang w:val="nl-BE"/>
              </w:rPr>
            </w:pPr>
            <w:r w:rsidRPr="007138F2">
              <w:rPr>
                <w:lang w:val="nl-BE"/>
              </w:rPr>
              <w:t>PATCH</w:t>
            </w:r>
          </w:p>
        </w:tc>
        <w:tc>
          <w:tcPr>
            <w:tcW w:w="1792" w:type="dxa"/>
          </w:tcPr>
          <w:p w14:paraId="5DFDF538" w14:textId="15325373" w:rsidR="00EC149C" w:rsidRPr="007138F2" w:rsidRDefault="00932A82" w:rsidP="00224366">
            <w:pPr>
              <w:pStyle w:val="Plattetekstinspringen"/>
              <w:ind w:left="0"/>
              <w:jc w:val="left"/>
              <w:rPr>
                <w:lang w:val="nl-BE"/>
              </w:rPr>
            </w:pPr>
            <w:r w:rsidRPr="007138F2">
              <w:rPr>
                <w:lang w:val="nl-BE"/>
              </w:rPr>
              <w:t>int id</w:t>
            </w:r>
          </w:p>
        </w:tc>
        <w:tc>
          <w:tcPr>
            <w:tcW w:w="4072" w:type="dxa"/>
          </w:tcPr>
          <w:p w14:paraId="72B53AD6" w14:textId="24E02DD6" w:rsidR="00EC149C" w:rsidRPr="007138F2" w:rsidRDefault="00EC149C" w:rsidP="00966039">
            <w:pPr>
              <w:pStyle w:val="Plattetekstinspringen"/>
              <w:ind w:left="0"/>
              <w:jc w:val="left"/>
              <w:rPr>
                <w:lang w:val="nl-BE"/>
              </w:rPr>
            </w:pPr>
            <w:r w:rsidRPr="007138F2">
              <w:rPr>
                <w:lang w:val="nl-BE"/>
              </w:rPr>
              <w:t>/User/block/{id}</w:t>
            </w:r>
          </w:p>
        </w:tc>
        <w:tc>
          <w:tcPr>
            <w:tcW w:w="1941" w:type="dxa"/>
          </w:tcPr>
          <w:p w14:paraId="2D9F0740" w14:textId="7C19A863" w:rsidR="00EC149C" w:rsidRPr="007138F2" w:rsidRDefault="00F838E7" w:rsidP="00827C84">
            <w:pPr>
              <w:pStyle w:val="Plattetekstinspringen"/>
              <w:ind w:left="0"/>
              <w:jc w:val="center"/>
              <w:rPr>
                <w:lang w:val="nl-BE"/>
              </w:rPr>
            </w:pPr>
            <w:r w:rsidRPr="007138F2">
              <w:rPr>
                <w:lang w:val="nl-BE"/>
              </w:rPr>
              <w:t>De geblokkeerde gebruiker</w:t>
            </w:r>
          </w:p>
        </w:tc>
        <w:tc>
          <w:tcPr>
            <w:tcW w:w="1216" w:type="dxa"/>
          </w:tcPr>
          <w:p w14:paraId="48E5DE1E" w14:textId="0018A579" w:rsidR="00EC149C" w:rsidRPr="007138F2" w:rsidRDefault="00743412" w:rsidP="00827C84">
            <w:pPr>
              <w:pStyle w:val="Plattetekstinspringen"/>
              <w:ind w:left="0"/>
              <w:jc w:val="center"/>
              <w:rPr>
                <w:lang w:val="nl-BE"/>
              </w:rPr>
            </w:pPr>
            <w:r w:rsidRPr="007138F2">
              <w:rPr>
                <w:lang w:val="nl-BE"/>
              </w:rPr>
              <w:t>OK (200)</w:t>
            </w:r>
          </w:p>
        </w:tc>
      </w:tr>
      <w:tr w:rsidR="00EC149C" w:rsidRPr="00B835D4" w14:paraId="560ED287" w14:textId="77777777" w:rsidTr="00472BEF">
        <w:trPr>
          <w:trHeight w:val="748"/>
        </w:trPr>
        <w:tc>
          <w:tcPr>
            <w:tcW w:w="1044" w:type="dxa"/>
          </w:tcPr>
          <w:p w14:paraId="235AD7B8" w14:textId="65526191" w:rsidR="00EC149C" w:rsidRPr="007138F2" w:rsidRDefault="00EC149C" w:rsidP="00827C84">
            <w:pPr>
              <w:pStyle w:val="Plattetekstinspringen"/>
              <w:ind w:left="0"/>
              <w:jc w:val="center"/>
              <w:rPr>
                <w:lang w:val="nl-BE"/>
              </w:rPr>
            </w:pPr>
            <w:r w:rsidRPr="007138F2">
              <w:rPr>
                <w:lang w:val="nl-BE"/>
              </w:rPr>
              <w:t>DELETE</w:t>
            </w:r>
          </w:p>
        </w:tc>
        <w:tc>
          <w:tcPr>
            <w:tcW w:w="1792" w:type="dxa"/>
          </w:tcPr>
          <w:p w14:paraId="6F127BEB" w14:textId="73C6272E" w:rsidR="00EC149C" w:rsidRPr="007138F2" w:rsidRDefault="00F57186" w:rsidP="00224366">
            <w:pPr>
              <w:pStyle w:val="Plattetekstinspringen"/>
              <w:ind w:left="0"/>
              <w:jc w:val="left"/>
              <w:rPr>
                <w:lang w:val="nl-BE"/>
              </w:rPr>
            </w:pPr>
            <w:r w:rsidRPr="007138F2">
              <w:rPr>
                <w:lang w:val="nl-BE"/>
              </w:rPr>
              <w:t>int id</w:t>
            </w:r>
          </w:p>
        </w:tc>
        <w:tc>
          <w:tcPr>
            <w:tcW w:w="4072" w:type="dxa"/>
          </w:tcPr>
          <w:p w14:paraId="3328CA8D" w14:textId="05C4647B" w:rsidR="00EC149C" w:rsidRPr="007138F2" w:rsidRDefault="00EC149C" w:rsidP="00966039">
            <w:pPr>
              <w:pStyle w:val="Plattetekstinspringen"/>
              <w:ind w:left="0"/>
              <w:jc w:val="left"/>
              <w:rPr>
                <w:lang w:val="nl-BE"/>
              </w:rPr>
            </w:pPr>
            <w:r w:rsidRPr="007138F2">
              <w:rPr>
                <w:lang w:val="nl-BE"/>
              </w:rPr>
              <w:t>/User/{id}</w:t>
            </w:r>
          </w:p>
        </w:tc>
        <w:tc>
          <w:tcPr>
            <w:tcW w:w="1941" w:type="dxa"/>
          </w:tcPr>
          <w:p w14:paraId="3EEF5784" w14:textId="77777777" w:rsidR="00EC149C" w:rsidRPr="007138F2" w:rsidRDefault="00EC149C" w:rsidP="00827C84">
            <w:pPr>
              <w:pStyle w:val="Plattetekstinspringen"/>
              <w:ind w:left="0"/>
              <w:jc w:val="center"/>
              <w:rPr>
                <w:lang w:val="nl-BE"/>
              </w:rPr>
            </w:pPr>
          </w:p>
        </w:tc>
        <w:tc>
          <w:tcPr>
            <w:tcW w:w="1216" w:type="dxa"/>
          </w:tcPr>
          <w:p w14:paraId="7EFD4A0D" w14:textId="581907C7" w:rsidR="00EC149C" w:rsidRPr="007138F2" w:rsidRDefault="00743412" w:rsidP="00827C84">
            <w:pPr>
              <w:pStyle w:val="Plattetekstinspringen"/>
              <w:ind w:left="0"/>
              <w:jc w:val="center"/>
              <w:rPr>
                <w:lang w:val="nl-BE"/>
              </w:rPr>
            </w:pPr>
            <w:r w:rsidRPr="007138F2">
              <w:rPr>
                <w:lang w:val="nl-BE"/>
              </w:rPr>
              <w:t>No Content (204)</w:t>
            </w:r>
          </w:p>
        </w:tc>
      </w:tr>
    </w:tbl>
    <w:p w14:paraId="361AA8DB" w14:textId="77777777" w:rsidR="00D94900" w:rsidRDefault="00D94900">
      <w:pPr>
        <w:spacing w:after="200" w:line="276" w:lineRule="auto"/>
        <w:jc w:val="left"/>
        <w:rPr>
          <w:lang w:val="en-GB"/>
        </w:rPr>
      </w:pPr>
      <w:r>
        <w:rPr>
          <w:lang w:val="en-GB"/>
        </w:rPr>
        <w:br w:type="page"/>
      </w:r>
    </w:p>
    <w:p w14:paraId="1A6AE1C9" w14:textId="55E34AD9" w:rsidR="00FF78EC" w:rsidRDefault="00CE715C" w:rsidP="00054AE7">
      <w:pPr>
        <w:pStyle w:val="Kop1"/>
        <w:numPr>
          <w:ilvl w:val="0"/>
          <w:numId w:val="16"/>
        </w:numPr>
      </w:pPr>
      <w:bookmarkStart w:id="22" w:name="_Toc378765642"/>
      <w:bookmarkStart w:id="23" w:name="_Toc185802137"/>
      <w:r>
        <w:lastRenderedPageBreak/>
        <w:t>Externe s</w:t>
      </w:r>
      <w:r w:rsidR="007A5D11">
        <w:t>ysteem</w:t>
      </w:r>
      <w:r w:rsidR="00FF78EC" w:rsidRPr="00DC223D">
        <w:t>interfaces</w:t>
      </w:r>
      <w:bookmarkEnd w:id="22"/>
      <w:bookmarkEnd w:id="23"/>
    </w:p>
    <w:p w14:paraId="715A5D67" w14:textId="7E593879" w:rsidR="009E541E" w:rsidRDefault="003E6EB6" w:rsidP="001A2A1E">
      <w:pPr>
        <w:pStyle w:val="Plattetekstinspringen"/>
        <w:jc w:val="left"/>
        <w:rPr>
          <w:lang w:val="nl-BE"/>
        </w:rPr>
      </w:pPr>
      <w:r>
        <w:rPr>
          <w:lang w:val="nl-BE"/>
        </w:rPr>
        <w:t xml:space="preserve">Hieronder </w:t>
      </w:r>
      <w:r w:rsidR="003E4579">
        <w:rPr>
          <w:lang w:val="nl-BE"/>
        </w:rPr>
        <w:t>vind</w:t>
      </w:r>
      <w:r w:rsidR="00B62A15">
        <w:rPr>
          <w:lang w:val="nl-BE"/>
        </w:rPr>
        <w:t>en we</w:t>
      </w:r>
      <w:r>
        <w:rPr>
          <w:lang w:val="nl-BE"/>
        </w:rPr>
        <w:t xml:space="preserve"> een C4-model</w:t>
      </w:r>
      <w:r w:rsidR="003E4579">
        <w:rPr>
          <w:lang w:val="nl-BE"/>
        </w:rPr>
        <w:t xml:space="preserve"> terug</w:t>
      </w:r>
      <w:r>
        <w:rPr>
          <w:lang w:val="nl-BE"/>
        </w:rPr>
        <w:t xml:space="preserve"> dat </w:t>
      </w:r>
      <w:r w:rsidR="00F35015">
        <w:rPr>
          <w:lang w:val="nl-BE"/>
        </w:rPr>
        <w:t>de communicatie</w:t>
      </w:r>
      <w:r>
        <w:rPr>
          <w:lang w:val="nl-BE"/>
        </w:rPr>
        <w:t xml:space="preserve"> </w:t>
      </w:r>
      <w:r w:rsidR="00004A30">
        <w:rPr>
          <w:lang w:val="nl-BE"/>
        </w:rPr>
        <w:t>uitlegt binnen ons systeem. Zowel de communicatie van ons eigen systeem is hier</w:t>
      </w:r>
      <w:r w:rsidR="000C6768">
        <w:rPr>
          <w:lang w:val="nl-BE"/>
        </w:rPr>
        <w:t>in</w:t>
      </w:r>
      <w:r w:rsidR="00004A30">
        <w:rPr>
          <w:lang w:val="nl-BE"/>
        </w:rPr>
        <w:t xml:space="preserve"> </w:t>
      </w:r>
      <w:r w:rsidR="003D54EE">
        <w:rPr>
          <w:lang w:val="nl-BE"/>
        </w:rPr>
        <w:t>uitgelegd</w:t>
      </w:r>
      <w:r w:rsidR="00004A30">
        <w:rPr>
          <w:lang w:val="nl-BE"/>
        </w:rPr>
        <w:t xml:space="preserve"> alsook de communicatie met de Externe API Auth0</w:t>
      </w:r>
      <w:r w:rsidR="001A2A1E">
        <w:rPr>
          <w:lang w:val="nl-BE"/>
        </w:rPr>
        <w:t>.</w:t>
      </w:r>
    </w:p>
    <w:p w14:paraId="6761F0D1" w14:textId="4E2B61F9" w:rsidR="00A4054A" w:rsidRDefault="001A2A1E" w:rsidP="001A2A1E">
      <w:pPr>
        <w:pStyle w:val="Plattetekstinspringen"/>
        <w:jc w:val="left"/>
        <w:rPr>
          <w:lang w:val="nl-BE"/>
        </w:rPr>
      </w:pPr>
      <w:r>
        <w:rPr>
          <w:noProof/>
          <w:lang w:val="nl-BE"/>
        </w:rPr>
        <w:drawing>
          <wp:inline distT="0" distB="0" distL="0" distR="0" wp14:anchorId="250A94C1" wp14:editId="421C185E">
            <wp:extent cx="5337959" cy="2998470"/>
            <wp:effectExtent l="0" t="0" r="0" b="0"/>
            <wp:docPr id="1430033817" name="Afbeelding 4"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3817" name="Afbeelding 4" descr="Afbeelding met tekst, schermopname, diagram, Lettertype&#10;&#10;Automatisch gegenereerde beschrijv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7959" cy="2998470"/>
                    </a:xfrm>
                    <a:prstGeom prst="rect">
                      <a:avLst/>
                    </a:prstGeom>
                    <a:noFill/>
                    <a:ln>
                      <a:noFill/>
                    </a:ln>
                  </pic:spPr>
                </pic:pic>
              </a:graphicData>
            </a:graphic>
          </wp:inline>
        </w:drawing>
      </w:r>
    </w:p>
    <w:p w14:paraId="3AF2769B" w14:textId="00678755" w:rsidR="00CF656E" w:rsidRPr="001A2A1E" w:rsidRDefault="00835E99" w:rsidP="001A2A1E">
      <w:pPr>
        <w:pStyle w:val="Plattetekstinspringen"/>
        <w:jc w:val="left"/>
        <w:rPr>
          <w:lang w:val="nl-BE"/>
        </w:rPr>
      </w:pPr>
      <w:r>
        <w:rPr>
          <w:lang w:val="nl-BE"/>
        </w:rPr>
        <w:t xml:space="preserve">Zoals </w:t>
      </w:r>
      <w:r w:rsidR="00B62A15">
        <w:rPr>
          <w:lang w:val="nl-BE"/>
        </w:rPr>
        <w:t>we</w:t>
      </w:r>
      <w:r>
        <w:rPr>
          <w:lang w:val="nl-BE"/>
        </w:rPr>
        <w:t xml:space="preserve"> op </w:t>
      </w:r>
      <w:r w:rsidR="00B62A15">
        <w:rPr>
          <w:lang w:val="nl-BE"/>
        </w:rPr>
        <w:t>het</w:t>
      </w:r>
      <w:r>
        <w:rPr>
          <w:lang w:val="nl-BE"/>
        </w:rPr>
        <w:t xml:space="preserve"> bovenstaand C4-model kunnen zien bestaan de externe systemen voor d</w:t>
      </w:r>
      <w:r w:rsidR="00691B00">
        <w:rPr>
          <w:lang w:val="nl-BE"/>
        </w:rPr>
        <w:t>it project enkel uit de Externe Auth0 API.</w:t>
      </w:r>
      <w:r w:rsidR="008A2271">
        <w:rPr>
          <w:lang w:val="nl-BE"/>
        </w:rPr>
        <w:t xml:space="preserve"> We maken </w:t>
      </w:r>
      <w:r w:rsidR="00B56B0E">
        <w:rPr>
          <w:lang w:val="nl-BE"/>
        </w:rPr>
        <w:t xml:space="preserve">gebruik van de </w:t>
      </w:r>
      <w:r w:rsidR="00B56B0E" w:rsidRPr="002F1D68">
        <w:rPr>
          <w:b/>
          <w:lang w:val="nl-BE"/>
        </w:rPr>
        <w:t xml:space="preserve">Auth0 </w:t>
      </w:r>
      <w:r w:rsidR="00C87257" w:rsidRPr="002F1D68">
        <w:rPr>
          <w:b/>
          <w:bCs/>
          <w:lang w:val="nl-BE"/>
        </w:rPr>
        <w:t>Management</w:t>
      </w:r>
      <w:r w:rsidR="001326F6" w:rsidRPr="002F1D68">
        <w:rPr>
          <w:b/>
          <w:bCs/>
          <w:lang w:val="nl-BE"/>
        </w:rPr>
        <w:t xml:space="preserve"> </w:t>
      </w:r>
      <w:r w:rsidR="00B56B0E" w:rsidRPr="002F1D68">
        <w:rPr>
          <w:b/>
          <w:lang w:val="nl-BE"/>
        </w:rPr>
        <w:t>API</w:t>
      </w:r>
      <w:r w:rsidR="00B56B0E">
        <w:rPr>
          <w:lang w:val="nl-BE"/>
        </w:rPr>
        <w:t xml:space="preserve"> door middel van een </w:t>
      </w:r>
      <w:r w:rsidR="00BD31FD">
        <w:rPr>
          <w:lang w:val="nl-BE"/>
        </w:rPr>
        <w:t xml:space="preserve">package, genaamd Auth0.ManagementApi. Daarmee kunnen we verschillende </w:t>
      </w:r>
      <w:r w:rsidR="003C6ED0">
        <w:rPr>
          <w:lang w:val="nl-BE"/>
        </w:rPr>
        <w:t xml:space="preserve">functies uitvoeren op ons Auth0 project. </w:t>
      </w:r>
      <w:r w:rsidR="00844573">
        <w:rPr>
          <w:i/>
          <w:iCs/>
          <w:lang w:val="nl-BE"/>
        </w:rPr>
        <w:t>Under the hood</w:t>
      </w:r>
      <w:r w:rsidR="00844573">
        <w:rPr>
          <w:lang w:val="nl-BE"/>
        </w:rPr>
        <w:t xml:space="preserve"> gebruikt dit package wel </w:t>
      </w:r>
      <w:r w:rsidR="00EC568D">
        <w:rPr>
          <w:lang w:val="nl-BE"/>
        </w:rPr>
        <w:t xml:space="preserve">de Auth0 </w:t>
      </w:r>
      <w:r w:rsidR="00686932">
        <w:rPr>
          <w:lang w:val="nl-BE"/>
        </w:rPr>
        <w:t xml:space="preserve">Management </w:t>
      </w:r>
      <w:r w:rsidR="00EC568D">
        <w:rPr>
          <w:lang w:val="nl-BE"/>
        </w:rPr>
        <w:t xml:space="preserve">API en </w:t>
      </w:r>
      <w:r w:rsidR="00EC568D" w:rsidRPr="005979FF">
        <w:rPr>
          <w:b/>
          <w:lang w:val="nl-BE"/>
        </w:rPr>
        <w:t>HTTP</w:t>
      </w:r>
      <w:r w:rsidR="004F6E23" w:rsidRPr="005979FF">
        <w:rPr>
          <w:b/>
          <w:lang w:val="nl-BE"/>
        </w:rPr>
        <w:t>S</w:t>
      </w:r>
      <w:r w:rsidR="006B750C">
        <w:rPr>
          <w:lang w:val="nl-BE"/>
        </w:rPr>
        <w:t xml:space="preserve"> calls om data op te halen vanuit Auth0 zelf.</w:t>
      </w:r>
    </w:p>
    <w:p w14:paraId="645114F4" w14:textId="1E524652" w:rsidR="000F19D5" w:rsidRDefault="000F19D5" w:rsidP="001A2A1E">
      <w:pPr>
        <w:pStyle w:val="Plattetekstinspringen"/>
        <w:jc w:val="left"/>
        <w:rPr>
          <w:lang w:val="nl-BE"/>
        </w:rPr>
      </w:pPr>
      <w:r>
        <w:rPr>
          <w:lang w:val="nl-BE"/>
        </w:rPr>
        <w:t>Om gemakkelijk data op te halen met deze package maakten we enkele util</w:t>
      </w:r>
      <w:r w:rsidR="00464E40">
        <w:rPr>
          <w:lang w:val="nl-BE"/>
        </w:rPr>
        <w:t xml:space="preserve"> klassen aan, waarmee we access tokens </w:t>
      </w:r>
      <w:r w:rsidR="00C74153">
        <w:rPr>
          <w:lang w:val="nl-BE"/>
        </w:rPr>
        <w:t>kunnen genereren</w:t>
      </w:r>
      <w:r w:rsidR="00B16366">
        <w:rPr>
          <w:lang w:val="nl-BE"/>
        </w:rPr>
        <w:t>,</w:t>
      </w:r>
      <w:r w:rsidR="00213DD9">
        <w:rPr>
          <w:lang w:val="nl-BE"/>
        </w:rPr>
        <w:t xml:space="preserve"> het laatst gegenereerde access token </w:t>
      </w:r>
      <w:r w:rsidR="00B16366">
        <w:rPr>
          <w:lang w:val="nl-BE"/>
        </w:rPr>
        <w:t xml:space="preserve">en </w:t>
      </w:r>
      <w:r w:rsidR="00C74153">
        <w:rPr>
          <w:lang w:val="nl-BE"/>
        </w:rPr>
        <w:t xml:space="preserve">de ManagementApiClient kunnen opvragen. </w:t>
      </w:r>
      <w:r w:rsidR="00E40CA3">
        <w:rPr>
          <w:lang w:val="nl-BE"/>
        </w:rPr>
        <w:t xml:space="preserve">Dit doen we zodat we niet steeds een nieuwe </w:t>
      </w:r>
      <w:r w:rsidR="009559D7">
        <w:rPr>
          <w:lang w:val="nl-BE"/>
        </w:rPr>
        <w:t>client</w:t>
      </w:r>
      <w:r w:rsidR="00E40CA3">
        <w:rPr>
          <w:lang w:val="nl-BE"/>
        </w:rPr>
        <w:t xml:space="preserve"> moeten aanmaken om dan weer aan te roepen</w:t>
      </w:r>
      <w:r w:rsidR="00662ED1">
        <w:rPr>
          <w:lang w:val="nl-BE"/>
        </w:rPr>
        <w:t>; we behandelen</w:t>
      </w:r>
      <w:r w:rsidR="006A4DBA">
        <w:rPr>
          <w:lang w:val="nl-BE"/>
        </w:rPr>
        <w:t xml:space="preserve"> de ManagementApiClient dus als een Singleton.</w:t>
      </w:r>
      <w:r w:rsidR="003A3F56">
        <w:rPr>
          <w:lang w:val="nl-BE"/>
        </w:rPr>
        <w:t xml:space="preserve"> De access tokens </w:t>
      </w:r>
      <w:r w:rsidR="00BD7ADC">
        <w:rPr>
          <w:lang w:val="nl-BE"/>
        </w:rPr>
        <w:t xml:space="preserve">genereren we aan de hand van onze Auth0 project secret. </w:t>
      </w:r>
      <w:r w:rsidR="009941E7">
        <w:rPr>
          <w:lang w:val="nl-BE"/>
        </w:rPr>
        <w:t>Bij het maken van een request via de Auth0 ManagementApiClient zal het gegenereerde access token meegegeven moeten worden</w:t>
      </w:r>
      <w:r w:rsidR="00AA356D">
        <w:rPr>
          <w:lang w:val="nl-BE"/>
        </w:rPr>
        <w:t xml:space="preserve"> en krijgen we een </w:t>
      </w:r>
      <w:r w:rsidR="00540A87">
        <w:rPr>
          <w:b/>
          <w:bCs/>
          <w:lang w:val="nl-BE"/>
        </w:rPr>
        <w:t>TokenResponse</w:t>
      </w:r>
      <w:r w:rsidR="00540A87">
        <w:rPr>
          <w:lang w:val="nl-BE"/>
        </w:rPr>
        <w:t xml:space="preserve"> terug</w:t>
      </w:r>
      <w:r w:rsidR="009941E7">
        <w:rPr>
          <w:lang w:val="nl-BE"/>
        </w:rPr>
        <w:t>.</w:t>
      </w:r>
    </w:p>
    <w:p w14:paraId="17BFD85F" w14:textId="59C0F7C6" w:rsidR="000A3628" w:rsidRDefault="000A3628" w:rsidP="001A2A1E">
      <w:pPr>
        <w:pStyle w:val="Plattetekstinspringen"/>
        <w:jc w:val="left"/>
        <w:rPr>
          <w:lang w:val="nl-BE"/>
        </w:rPr>
      </w:pPr>
      <w:r>
        <w:rPr>
          <w:lang w:val="nl-BE"/>
        </w:rPr>
        <w:t xml:space="preserve">Deze TokenResponse wordt </w:t>
      </w:r>
      <w:r w:rsidR="005305AD">
        <w:rPr>
          <w:lang w:val="nl-BE"/>
        </w:rPr>
        <w:t xml:space="preserve">via de </w:t>
      </w:r>
      <w:r w:rsidR="00D66307" w:rsidRPr="00D66307">
        <w:rPr>
          <w:lang w:val="nl-BE"/>
        </w:rPr>
        <w:t>JsonSerializer</w:t>
      </w:r>
      <w:r w:rsidR="000141D9">
        <w:rPr>
          <w:lang w:val="nl-BE"/>
        </w:rPr>
        <w:t xml:space="preserve"> </w:t>
      </w:r>
      <w:r>
        <w:rPr>
          <w:lang w:val="nl-BE"/>
        </w:rPr>
        <w:t xml:space="preserve">gemapt naar </w:t>
      </w:r>
      <w:r w:rsidR="00510B6E">
        <w:rPr>
          <w:lang w:val="nl-BE"/>
        </w:rPr>
        <w:t xml:space="preserve">volgende </w:t>
      </w:r>
      <w:r w:rsidR="002641E0">
        <w:rPr>
          <w:lang w:val="nl-BE"/>
        </w:rPr>
        <w:t>klasse:</w:t>
      </w:r>
    </w:p>
    <w:tbl>
      <w:tblPr>
        <w:tblStyle w:val="Tabelraster"/>
        <w:tblW w:w="9493" w:type="dxa"/>
        <w:tblInd w:w="283" w:type="dxa"/>
        <w:tblLook w:val="04A0" w:firstRow="1" w:lastRow="0" w:firstColumn="1" w:lastColumn="0" w:noHBand="0" w:noVBand="1"/>
      </w:tblPr>
      <w:tblGrid>
        <w:gridCol w:w="9493"/>
      </w:tblGrid>
      <w:tr w:rsidR="00304F71" w:rsidRPr="002A3022" w14:paraId="4A9D9C72" w14:textId="77777777" w:rsidTr="007202C8">
        <w:tc>
          <w:tcPr>
            <w:tcW w:w="9493" w:type="dxa"/>
          </w:tcPr>
          <w:p w14:paraId="29A767E9" w14:textId="77777777" w:rsidR="00EA7591" w:rsidRPr="002A3022" w:rsidRDefault="00A100CB" w:rsidP="00A1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sidRPr="002A3022">
              <w:rPr>
                <w:rFonts w:ascii="Courier New" w:hAnsi="Courier New" w:cs="Courier New"/>
                <w:color w:val="auto"/>
                <w:sz w:val="20"/>
                <w:szCs w:val="20"/>
                <w:lang w:val="en-US"/>
              </w:rPr>
              <w:t>public class TokenResponse</w:t>
            </w:r>
          </w:p>
          <w:p w14:paraId="7C3FDA26" w14:textId="719E518C" w:rsidR="00EA7591" w:rsidRDefault="00A100CB" w:rsidP="00EA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sidRPr="00A100CB">
              <w:rPr>
                <w:rFonts w:ascii="Courier New" w:hAnsi="Courier New" w:cs="Courier New"/>
                <w:color w:val="auto"/>
                <w:sz w:val="20"/>
                <w:szCs w:val="20"/>
                <w:lang w:val="en-US"/>
              </w:rPr>
              <w:t>{</w:t>
            </w:r>
          </w:p>
          <w:p w14:paraId="46A8F481" w14:textId="1CC9BCC0" w:rsidR="00A100CB" w:rsidRPr="00A100CB" w:rsidRDefault="00A61FF1" w:rsidP="00EA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Pr>
                <w:rFonts w:ascii="Courier New" w:hAnsi="Courier New" w:cs="Courier New"/>
                <w:color w:val="auto"/>
                <w:sz w:val="20"/>
                <w:szCs w:val="20"/>
                <w:lang w:val="en-US"/>
              </w:rPr>
              <w:t xml:space="preserve">  </w:t>
            </w:r>
            <w:r w:rsidR="00A100CB" w:rsidRPr="00A100CB">
              <w:rPr>
                <w:rFonts w:ascii="Courier New" w:hAnsi="Courier New" w:cs="Courier New"/>
                <w:color w:val="auto"/>
                <w:sz w:val="20"/>
                <w:szCs w:val="20"/>
                <w:lang w:val="en-US"/>
              </w:rPr>
              <w:t>[JsonPropertyName("access_token")] public string? AccessToken { get; set; }</w:t>
            </w:r>
          </w:p>
          <w:p w14:paraId="5AB8D732" w14:textId="77777777" w:rsidR="00A100CB" w:rsidRPr="00A100CB" w:rsidRDefault="00A100CB" w:rsidP="00A1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p>
          <w:p w14:paraId="00248D4F" w14:textId="3064A3EB" w:rsidR="00A100CB" w:rsidRPr="00A100CB" w:rsidRDefault="00A61FF1" w:rsidP="00A1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Pr>
                <w:rFonts w:ascii="Courier New" w:hAnsi="Courier New" w:cs="Courier New"/>
                <w:color w:val="auto"/>
                <w:sz w:val="20"/>
                <w:szCs w:val="20"/>
                <w:lang w:val="en-US"/>
              </w:rPr>
              <w:t xml:space="preserve">  </w:t>
            </w:r>
            <w:r w:rsidR="00A100CB" w:rsidRPr="00A100CB">
              <w:rPr>
                <w:rFonts w:ascii="Courier New" w:hAnsi="Courier New" w:cs="Courier New"/>
                <w:color w:val="auto"/>
                <w:sz w:val="20"/>
                <w:szCs w:val="20"/>
                <w:lang w:val="en-US"/>
              </w:rPr>
              <w:t>[JsonPropertyName("expires_in")] public int? ExpiresIn { get; set; }</w:t>
            </w:r>
          </w:p>
          <w:p w14:paraId="154DB1A5" w14:textId="77777777" w:rsidR="00A100CB" w:rsidRPr="00A100CB" w:rsidRDefault="00A100CB" w:rsidP="00A1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p>
          <w:p w14:paraId="60A4C548" w14:textId="066491CD" w:rsidR="00A100CB" w:rsidRPr="00A100CB" w:rsidRDefault="00A61FF1" w:rsidP="00A1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auto"/>
                <w:sz w:val="20"/>
                <w:szCs w:val="20"/>
                <w:lang w:val="en-US"/>
              </w:rPr>
            </w:pPr>
            <w:r>
              <w:rPr>
                <w:rFonts w:ascii="Courier New" w:hAnsi="Courier New" w:cs="Courier New"/>
                <w:color w:val="auto"/>
                <w:sz w:val="20"/>
                <w:szCs w:val="20"/>
                <w:lang w:val="en-US"/>
              </w:rPr>
              <w:t xml:space="preserve">  </w:t>
            </w:r>
            <w:r w:rsidR="00A100CB" w:rsidRPr="00A100CB">
              <w:rPr>
                <w:rFonts w:ascii="Courier New" w:hAnsi="Courier New" w:cs="Courier New"/>
                <w:color w:val="auto"/>
                <w:sz w:val="20"/>
                <w:szCs w:val="20"/>
                <w:lang w:val="en-US"/>
              </w:rPr>
              <w:t>[JsonPropertyName("token_type")] public string? TokenType { get; set; }</w:t>
            </w:r>
          </w:p>
          <w:p w14:paraId="71A10DDC" w14:textId="61AB5B79" w:rsidR="00304F71" w:rsidRPr="002A3022" w:rsidRDefault="00A100CB" w:rsidP="00A1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lang w:val="en-US"/>
              </w:rPr>
            </w:pPr>
            <w:r w:rsidRPr="002A3022">
              <w:rPr>
                <w:rFonts w:ascii="Courier New" w:hAnsi="Courier New" w:cs="Courier New"/>
                <w:color w:val="auto"/>
                <w:sz w:val="20"/>
                <w:szCs w:val="20"/>
                <w:lang w:val="en-US"/>
              </w:rPr>
              <w:t>}</w:t>
            </w:r>
          </w:p>
        </w:tc>
      </w:tr>
    </w:tbl>
    <w:p w14:paraId="30CAAFA1" w14:textId="133C531A" w:rsidR="00B718CF" w:rsidRDefault="00F50D17" w:rsidP="001A2A1E">
      <w:pPr>
        <w:pStyle w:val="Plattetekstinspringen"/>
        <w:jc w:val="left"/>
        <w:rPr>
          <w:lang w:val="nl-BE"/>
        </w:rPr>
      </w:pPr>
      <w:r>
        <w:rPr>
          <w:lang w:val="nl-BE"/>
        </w:rPr>
        <w:t>Dit doen we zodat we de TokenResponse gemakkelijk kunnen uitlezen.</w:t>
      </w:r>
    </w:p>
    <w:p w14:paraId="2B09E672" w14:textId="77091C39" w:rsidR="00EF64FB" w:rsidRDefault="00EF64FB" w:rsidP="001A2A1E">
      <w:pPr>
        <w:pStyle w:val="Plattetekstinspringen"/>
        <w:jc w:val="left"/>
        <w:rPr>
          <w:lang w:val="nl-BE"/>
        </w:rPr>
      </w:pPr>
      <w:r>
        <w:rPr>
          <w:lang w:val="nl-BE"/>
        </w:rPr>
        <w:t>Het</w:t>
      </w:r>
      <w:r w:rsidR="006673D7">
        <w:rPr>
          <w:lang w:val="nl-BE"/>
        </w:rPr>
        <w:t xml:space="preserve"> laatst</w:t>
      </w:r>
      <w:r>
        <w:rPr>
          <w:lang w:val="nl-BE"/>
        </w:rPr>
        <w:t xml:space="preserve"> gegenereerde access token zal altijd opgeslagen w</w:t>
      </w:r>
      <w:r w:rsidR="0090279F">
        <w:rPr>
          <w:lang w:val="nl-BE"/>
        </w:rPr>
        <w:t xml:space="preserve">orden als een </w:t>
      </w:r>
      <w:r w:rsidR="00463041">
        <w:rPr>
          <w:lang w:val="nl-BE"/>
        </w:rPr>
        <w:t>property van de Auth0TokenUtil klasse</w:t>
      </w:r>
      <w:r w:rsidR="001D7E95">
        <w:rPr>
          <w:lang w:val="nl-BE"/>
        </w:rPr>
        <w:t xml:space="preserve"> (in memory)</w:t>
      </w:r>
      <w:r w:rsidR="00463041">
        <w:rPr>
          <w:lang w:val="nl-BE"/>
        </w:rPr>
        <w:t xml:space="preserve"> en kan </w:t>
      </w:r>
      <w:r w:rsidR="00F06343">
        <w:rPr>
          <w:lang w:val="nl-BE"/>
        </w:rPr>
        <w:t>zo</w:t>
      </w:r>
      <w:r w:rsidR="00536F49">
        <w:rPr>
          <w:lang w:val="nl-BE"/>
        </w:rPr>
        <w:t xml:space="preserve"> overal </w:t>
      </w:r>
      <w:r w:rsidR="00EE1036">
        <w:rPr>
          <w:lang w:val="nl-BE"/>
        </w:rPr>
        <w:t xml:space="preserve">waar nodig </w:t>
      </w:r>
      <w:r w:rsidR="00536F49">
        <w:rPr>
          <w:lang w:val="nl-BE"/>
        </w:rPr>
        <w:t>opgevraagd worden (public).</w:t>
      </w:r>
      <w:r w:rsidR="00833B05">
        <w:rPr>
          <w:lang w:val="nl-BE"/>
        </w:rPr>
        <w:t xml:space="preserve"> Wanneer het huidige </w:t>
      </w:r>
      <w:r w:rsidR="00130059">
        <w:rPr>
          <w:lang w:val="nl-BE"/>
        </w:rPr>
        <w:t>acces stoken</w:t>
      </w:r>
      <w:r w:rsidR="00833B05">
        <w:rPr>
          <w:lang w:val="nl-BE"/>
        </w:rPr>
        <w:t xml:space="preserve"> verlopen is, zal er zo automatisch een nieuw access token aangemaakt kunnen worden.</w:t>
      </w:r>
    </w:p>
    <w:p w14:paraId="048BDE73" w14:textId="14C029A2" w:rsidR="00553C5B" w:rsidRPr="00DB67FC" w:rsidRDefault="008E23D2" w:rsidP="00143015">
      <w:pPr>
        <w:pStyle w:val="Plattetekstinspringen"/>
        <w:jc w:val="left"/>
        <w:rPr>
          <w:lang w:val="nl-BE"/>
        </w:rPr>
      </w:pPr>
      <w:r>
        <w:rPr>
          <w:lang w:val="nl-BE"/>
        </w:rPr>
        <w:br w:type="page"/>
      </w:r>
    </w:p>
    <w:p w14:paraId="49CB4F8E" w14:textId="2339DF97" w:rsidR="00E31EC7" w:rsidRPr="00541C15" w:rsidRDefault="00CE715C" w:rsidP="00541C15">
      <w:pPr>
        <w:pStyle w:val="Kop1"/>
        <w:numPr>
          <w:ilvl w:val="0"/>
          <w:numId w:val="16"/>
        </w:numPr>
      </w:pPr>
      <w:bookmarkStart w:id="24" w:name="_Toc185802138"/>
      <w:r>
        <w:lastRenderedPageBreak/>
        <w:t>Datamigratie</w:t>
      </w:r>
      <w:bookmarkEnd w:id="24"/>
    </w:p>
    <w:p w14:paraId="2D8237BB" w14:textId="77777777" w:rsidR="00BF2F9B" w:rsidRDefault="00E31EC7" w:rsidP="00705FE7">
      <w:pPr>
        <w:pStyle w:val="Plattetekstinspringen"/>
        <w:jc w:val="left"/>
        <w:rPr>
          <w:lang w:val="nl-BE"/>
        </w:rPr>
      </w:pPr>
      <w:r w:rsidRPr="00E31EC7">
        <w:rPr>
          <w:lang w:val="nl-BE"/>
        </w:rPr>
        <w:t xml:space="preserve">Er zal geen datamigratie plaatsvinden, omdat we een volledig nieuw systeem bouwen voor GATAM. </w:t>
      </w:r>
    </w:p>
    <w:p w14:paraId="3F99F8FA" w14:textId="14FF9EF7" w:rsidR="00705FE7" w:rsidRPr="00E31EC7" w:rsidRDefault="00E31EC7" w:rsidP="00705FE7">
      <w:pPr>
        <w:pStyle w:val="Plattetekstinspringen"/>
        <w:jc w:val="left"/>
        <w:rPr>
          <w:lang w:val="nl-BE"/>
        </w:rPr>
      </w:pPr>
      <w:r w:rsidRPr="00E31EC7">
        <w:rPr>
          <w:lang w:val="nl-BE"/>
        </w:rPr>
        <w:t>Dit betekent dat we geen bestaande data hoeven over te zetten naar het nieuwe systeem. Het nieuwe systeem wordt vanaf de basis opgebouwd, zonder afhankelijkheid van oude gegevens. Daardoor is er geen migratieproces</w:t>
      </w:r>
      <w:r w:rsidR="007A37B0">
        <w:rPr>
          <w:lang w:val="nl-BE"/>
        </w:rPr>
        <w:t>.</w:t>
      </w:r>
    </w:p>
    <w:p w14:paraId="34DAFDF8" w14:textId="553D51B9" w:rsidR="00FF78EC" w:rsidRDefault="00C619FA" w:rsidP="00054AE7">
      <w:pPr>
        <w:pStyle w:val="Kop1"/>
        <w:numPr>
          <w:ilvl w:val="0"/>
          <w:numId w:val="16"/>
        </w:numPr>
      </w:pPr>
      <w:bookmarkStart w:id="25" w:name="_Toc378765645"/>
      <w:bookmarkStart w:id="26" w:name="_Toc185802139"/>
      <w:r>
        <w:rPr>
          <w:lang w:eastAsia="en-US"/>
        </w:rPr>
        <w:t xml:space="preserve">Security </w:t>
      </w:r>
      <w:r w:rsidR="00FF78EC">
        <w:rPr>
          <w:lang w:eastAsia="en-US"/>
        </w:rPr>
        <w:t>en aut</w:t>
      </w:r>
      <w:r w:rsidR="00FF78EC" w:rsidRPr="007F2C92">
        <w:rPr>
          <w:lang w:eastAsia="en-US"/>
        </w:rPr>
        <w:t>orisatierollen</w:t>
      </w:r>
      <w:bookmarkEnd w:id="25"/>
      <w:bookmarkEnd w:id="26"/>
    </w:p>
    <w:p w14:paraId="0F3315F0" w14:textId="77777777" w:rsidR="003A66A9" w:rsidRDefault="00E45721" w:rsidP="009C598B">
      <w:pPr>
        <w:pStyle w:val="Plattetekstinspringen"/>
        <w:jc w:val="left"/>
      </w:pPr>
      <w:r w:rsidRPr="00EC15CA">
        <w:t>Om ervoor te zorgen dat onze applicatie zo veilig mogelijk is, implementee</w:t>
      </w:r>
      <w:r w:rsidR="00C96A67">
        <w:t>rde</w:t>
      </w:r>
      <w:r w:rsidRPr="00EC15CA">
        <w:t xml:space="preserve">n we </w:t>
      </w:r>
      <w:r w:rsidR="0008490A">
        <w:t>volgende beveiligingsmaatregelen op verschillende niveaus van onze applicatie.</w:t>
      </w:r>
    </w:p>
    <w:p w14:paraId="25AECC83" w14:textId="78DA57E7" w:rsidR="00ED5F26" w:rsidRDefault="009B504D" w:rsidP="00725E8F">
      <w:pPr>
        <w:pStyle w:val="Plattetekstinspringen"/>
        <w:jc w:val="left"/>
      </w:pPr>
      <w:r>
        <w:t xml:space="preserve">Allereerst </w:t>
      </w:r>
      <w:r w:rsidR="008E5DBD">
        <w:t xml:space="preserve">maken we gebruik van </w:t>
      </w:r>
      <w:r w:rsidR="00A97484" w:rsidRPr="008C0E15">
        <w:rPr>
          <w:b/>
          <w:bCs/>
        </w:rPr>
        <w:t>e</w:t>
      </w:r>
      <w:r w:rsidR="008E5DBD" w:rsidRPr="008C0E15">
        <w:rPr>
          <w:b/>
          <w:bCs/>
        </w:rPr>
        <w:t>nvironment variabelen</w:t>
      </w:r>
      <w:r w:rsidR="00336E56">
        <w:t xml:space="preserve"> om onze geheime </w:t>
      </w:r>
      <w:r w:rsidR="007B0867">
        <w:t>keys en configuratie</w:t>
      </w:r>
      <w:r w:rsidR="00C05A60">
        <w:t xml:space="preserve">strings in op te slaan. </w:t>
      </w:r>
      <w:r w:rsidR="00E520D2">
        <w:t>Deze worden in een .env bestand gezet, da</w:t>
      </w:r>
      <w:r w:rsidR="002236B7">
        <w:t>t in de .gitignore staat, zodat het niet gelekt wordt naar GitLab toe.</w:t>
      </w:r>
      <w:r w:rsidR="00276A82">
        <w:t xml:space="preserve"> Wanneer onze applicatie </w:t>
      </w:r>
      <w:r w:rsidR="00195A95">
        <w:t xml:space="preserve">aan staat, kan het </w:t>
      </w:r>
      <w:r w:rsidR="002430C4">
        <w:t xml:space="preserve">die </w:t>
      </w:r>
      <w:r w:rsidR="00A97484">
        <w:t>e</w:t>
      </w:r>
      <w:r w:rsidR="002430C4">
        <w:t>nvironment variabelen ophalen om dan te gebruiken in de code</w:t>
      </w:r>
      <w:r w:rsidR="00AE6C74">
        <w:t xml:space="preserve"> die uitgevoerd moet worden</w:t>
      </w:r>
      <w:r w:rsidR="002430C4">
        <w:t>.</w:t>
      </w:r>
    </w:p>
    <w:p w14:paraId="2D7A20D5" w14:textId="00894A24" w:rsidR="009B504D" w:rsidRDefault="00ED5F26" w:rsidP="00725E8F">
      <w:pPr>
        <w:pStyle w:val="Plattetekstinspringen"/>
        <w:jc w:val="left"/>
      </w:pPr>
      <w:r>
        <w:t xml:space="preserve">Daarnaast </w:t>
      </w:r>
      <w:r w:rsidR="009B504D">
        <w:t xml:space="preserve">gebruiken we </w:t>
      </w:r>
      <w:r w:rsidR="009B504D" w:rsidRPr="00154A26">
        <w:rPr>
          <w:b/>
          <w:bCs/>
        </w:rPr>
        <w:t>Auth0</w:t>
      </w:r>
      <w:r w:rsidR="009B504D">
        <w:t xml:space="preserve"> om in te loggen op onze applicatie</w:t>
      </w:r>
      <w:r w:rsidR="004A18E8">
        <w:t xml:space="preserve"> (authenticatie)</w:t>
      </w:r>
      <w:r w:rsidR="009B504D">
        <w:t>.</w:t>
      </w:r>
      <w:r w:rsidR="00F07E7B">
        <w:t xml:space="preserve"> De implementatie van Auth0 in onze </w:t>
      </w:r>
      <w:r w:rsidR="00CC3031">
        <w:t xml:space="preserve">applicatie zorgt voor een beveiligde authenticatie-flow. </w:t>
      </w:r>
      <w:r w:rsidR="00AA407E">
        <w:t xml:space="preserve">Auth0 encrypteert </w:t>
      </w:r>
      <w:r w:rsidR="00A0471C">
        <w:t xml:space="preserve">de opgeslagen wachtwoorden met het gekende encrypteersysteem </w:t>
      </w:r>
      <w:r w:rsidR="00A0471C" w:rsidRPr="009E60C6">
        <w:rPr>
          <w:b/>
          <w:bCs/>
        </w:rPr>
        <w:t>bcry</w:t>
      </w:r>
      <w:r w:rsidR="00725E8F" w:rsidRPr="009E60C6">
        <w:rPr>
          <w:b/>
          <w:bCs/>
        </w:rPr>
        <w:t>pt</w:t>
      </w:r>
      <w:r w:rsidR="00725E8F">
        <w:t>.</w:t>
      </w:r>
      <w:r w:rsidR="00067CBA">
        <w:t xml:space="preserve"> </w:t>
      </w:r>
      <w:r w:rsidR="00B51726">
        <w:t xml:space="preserve">Ook stelden we een minimale wachtwoordsterkte in: wachtwoorden moeten namelijk </w:t>
      </w:r>
      <w:r w:rsidR="00BA1FFF">
        <w:t xml:space="preserve">bestaan uit minimaal 8 karakters, </w:t>
      </w:r>
      <w:r w:rsidR="00F23D67">
        <w:t>moeten minstens één hoofdletter, één kleine letter en één nummer bevatten</w:t>
      </w:r>
      <w:r w:rsidR="00146885">
        <w:t xml:space="preserve">, en moeten een speciaal </w:t>
      </w:r>
      <w:r w:rsidR="000039A6">
        <w:t>karakter</w:t>
      </w:r>
      <w:r w:rsidR="00146885">
        <w:t xml:space="preserve"> hebben.</w:t>
      </w:r>
    </w:p>
    <w:p w14:paraId="19E74BDB" w14:textId="67358401" w:rsidR="00F42586" w:rsidRDefault="00F42586" w:rsidP="00725E8F">
      <w:pPr>
        <w:pStyle w:val="Plattetekstinspringen"/>
        <w:jc w:val="left"/>
      </w:pPr>
      <w:r>
        <w:t xml:space="preserve">Om gebruik te maken van Auth0 </w:t>
      </w:r>
      <w:r w:rsidR="002A3885">
        <w:t xml:space="preserve">is het natuurlijk ook noodzakelijk dat onze applicatie </w:t>
      </w:r>
      <w:r w:rsidR="00766CF1">
        <w:t xml:space="preserve">door middel van een access token </w:t>
      </w:r>
      <w:r w:rsidR="00CA0610">
        <w:t xml:space="preserve">toegang </w:t>
      </w:r>
      <w:r w:rsidR="00C17044">
        <w:t>krijgt</w:t>
      </w:r>
      <w:r w:rsidR="00CA0610">
        <w:t xml:space="preserve"> tot ons Auth0 project door middel van </w:t>
      </w:r>
      <w:r w:rsidR="007B4C89">
        <w:t>de Auth0 Management API Client</w:t>
      </w:r>
      <w:r w:rsidR="00F8650A">
        <w:t xml:space="preserve"> (Nuget package)</w:t>
      </w:r>
      <w:r w:rsidR="007B4C89">
        <w:t xml:space="preserve">. </w:t>
      </w:r>
      <w:r w:rsidR="00A97B35">
        <w:t xml:space="preserve">We genereren een </w:t>
      </w:r>
      <w:r w:rsidR="00A97B35" w:rsidRPr="004B064C">
        <w:rPr>
          <w:b/>
          <w:bCs/>
        </w:rPr>
        <w:t>access token</w:t>
      </w:r>
      <w:r w:rsidR="00A97B35">
        <w:t xml:space="preserve"> om dit te kunnen realiseren</w:t>
      </w:r>
      <w:r w:rsidR="00BA3F77">
        <w:t xml:space="preserve"> (en verversen dit access token telkens dit </w:t>
      </w:r>
      <w:r w:rsidR="006E7867">
        <w:t>verlopen is)</w:t>
      </w:r>
      <w:r w:rsidR="00082F5C">
        <w:t>.</w:t>
      </w:r>
      <w:r w:rsidR="00386B53">
        <w:t xml:space="preserve"> Deze access tokens worden niet opgeslagen, maar leven in memory.</w:t>
      </w:r>
    </w:p>
    <w:p w14:paraId="562FF4AC" w14:textId="6FF71640" w:rsidR="004831B1" w:rsidRDefault="00847C68" w:rsidP="00725E8F">
      <w:pPr>
        <w:pStyle w:val="Plattetekstinspringen"/>
        <w:jc w:val="left"/>
      </w:pPr>
      <w:r>
        <w:t xml:space="preserve">Om </w:t>
      </w:r>
      <w:r w:rsidR="009559D7">
        <w:t>ervoor</w:t>
      </w:r>
      <w:r>
        <w:t xml:space="preserve"> te zorgen dat bepaalde gebruikers enkel toegang hebben tot </w:t>
      </w:r>
      <w:r w:rsidR="00EF6274">
        <w:t xml:space="preserve">de relevante pagina’s en functionaliteiten maken we gebruik van </w:t>
      </w:r>
      <w:r w:rsidR="00F16AF3" w:rsidRPr="00F24A58">
        <w:rPr>
          <w:b/>
          <w:bCs/>
        </w:rPr>
        <w:t xml:space="preserve">rolgebaseerde </w:t>
      </w:r>
      <w:r w:rsidR="004D48BD" w:rsidRPr="00F24A58">
        <w:rPr>
          <w:b/>
          <w:bCs/>
        </w:rPr>
        <w:t>autorisatie</w:t>
      </w:r>
      <w:r w:rsidR="004D48BD">
        <w:t>.</w:t>
      </w:r>
      <w:r w:rsidR="00BF1BBB">
        <w:t xml:space="preserve"> Na het</w:t>
      </w:r>
      <w:r w:rsidR="0095570E">
        <w:t xml:space="preserve"> succesvol inloggen via Auth0 zal er een </w:t>
      </w:r>
      <w:r w:rsidR="00347E22" w:rsidRPr="00F24A58">
        <w:rPr>
          <w:b/>
          <w:bCs/>
        </w:rPr>
        <w:t>JWT</w:t>
      </w:r>
      <w:r w:rsidR="005C2B07">
        <w:t xml:space="preserve"> opgeslagen worden in de localstorage van de ingelogde gebruiker</w:t>
      </w:r>
      <w:r w:rsidR="000A4D10">
        <w:t>, zodat men deze JWT niet rechtstreeks aanpasbaar is</w:t>
      </w:r>
      <w:r w:rsidR="00D40E0D">
        <w:t xml:space="preserve">, maar door onze applicatie </w:t>
      </w:r>
      <w:r w:rsidR="00B92321">
        <w:t>opgeslagen moet worden</w:t>
      </w:r>
      <w:r w:rsidR="000A4D10">
        <w:t xml:space="preserve">. </w:t>
      </w:r>
      <w:r w:rsidR="005C2B07">
        <w:t xml:space="preserve">In deze JWT vinden we </w:t>
      </w:r>
      <w:r w:rsidR="00A52455">
        <w:t xml:space="preserve">zaken terug zoals rollen, </w:t>
      </w:r>
      <w:r w:rsidR="00A47C8C">
        <w:t xml:space="preserve">gebruikers ID en e-mail. </w:t>
      </w:r>
    </w:p>
    <w:p w14:paraId="22BBCB5F" w14:textId="3C49B248" w:rsidR="00F24A58" w:rsidRDefault="001B1465" w:rsidP="00725E8F">
      <w:pPr>
        <w:pStyle w:val="Plattetekstinspringen"/>
        <w:jc w:val="left"/>
        <w:rPr>
          <w:lang w:val="nl-BE"/>
        </w:rPr>
      </w:pPr>
      <w:r w:rsidRPr="007954DB">
        <w:rPr>
          <w:lang w:val="nl-BE"/>
        </w:rPr>
        <w:t xml:space="preserve">In onze frontend </w:t>
      </w:r>
      <w:r w:rsidR="007954DB" w:rsidRPr="007954DB">
        <w:rPr>
          <w:lang w:val="nl-BE"/>
        </w:rPr>
        <w:t>maken we</w:t>
      </w:r>
      <w:r w:rsidR="007954DB">
        <w:rPr>
          <w:lang w:val="nl-BE"/>
        </w:rPr>
        <w:t xml:space="preserve"> gebruik van deze rolgebaseerde autorisatie om </w:t>
      </w:r>
      <w:r w:rsidR="0072585B">
        <w:rPr>
          <w:lang w:val="nl-BE"/>
        </w:rPr>
        <w:t xml:space="preserve">zo </w:t>
      </w:r>
      <w:r w:rsidR="007954DB">
        <w:rPr>
          <w:lang w:val="nl-BE"/>
        </w:rPr>
        <w:t>toegang te verlenen tot bepaalde pagina’s en componenten die relevant zijn voor de rollen van de gebruiker.</w:t>
      </w:r>
      <w:r w:rsidR="005204E5">
        <w:rPr>
          <w:lang w:val="nl-BE"/>
        </w:rPr>
        <w:t xml:space="preserve"> We stelden hier een </w:t>
      </w:r>
      <w:r w:rsidR="005204E5" w:rsidRPr="00624282">
        <w:rPr>
          <w:b/>
          <w:bCs/>
          <w:lang w:val="nl-BE"/>
        </w:rPr>
        <w:t xml:space="preserve">SecurityConfig voor in met </w:t>
      </w:r>
      <w:r w:rsidR="00FE6299" w:rsidRPr="00624282">
        <w:rPr>
          <w:b/>
          <w:bCs/>
          <w:lang w:val="nl-BE"/>
        </w:rPr>
        <w:t>A</w:t>
      </w:r>
      <w:r w:rsidR="00A41DDA" w:rsidRPr="00624282">
        <w:rPr>
          <w:b/>
          <w:bCs/>
          <w:lang w:val="nl-BE"/>
        </w:rPr>
        <w:t>ccess Policies</w:t>
      </w:r>
      <w:r w:rsidR="00F740F8">
        <w:rPr>
          <w:lang w:val="nl-BE"/>
        </w:rPr>
        <w:t xml:space="preserve">, die we via een attribute </w:t>
      </w:r>
      <w:r w:rsidR="00224CE1">
        <w:rPr>
          <w:lang w:val="nl-BE"/>
        </w:rPr>
        <w:t xml:space="preserve">(Authorize) </w:t>
      </w:r>
      <w:r w:rsidR="00F740F8">
        <w:rPr>
          <w:lang w:val="nl-BE"/>
        </w:rPr>
        <w:t xml:space="preserve">in de pagina zelf kunnen aanroepen om zo per pagina de juiste rollen toegang te geven tot de pagina. </w:t>
      </w:r>
    </w:p>
    <w:p w14:paraId="08240EBD" w14:textId="098B6572" w:rsidR="00BA78C2" w:rsidRPr="00CE638D" w:rsidRDefault="00BA78C2" w:rsidP="00725E8F">
      <w:pPr>
        <w:pStyle w:val="Plattetekstinspringen"/>
        <w:jc w:val="left"/>
        <w:rPr>
          <w:lang w:val="nl-BE"/>
        </w:rPr>
      </w:pPr>
      <w:r>
        <w:rPr>
          <w:lang w:val="nl-BE"/>
        </w:rPr>
        <w:t xml:space="preserve">Deze beveiligingsstrategie pasten we ook toe in de backend. </w:t>
      </w:r>
      <w:r w:rsidR="00671F65">
        <w:rPr>
          <w:lang w:val="nl-BE"/>
        </w:rPr>
        <w:t xml:space="preserve">We stelden weer een </w:t>
      </w:r>
      <w:r w:rsidR="00671F65">
        <w:rPr>
          <w:b/>
          <w:bCs/>
          <w:lang w:val="nl-BE"/>
        </w:rPr>
        <w:t xml:space="preserve">SecurityConfig in </w:t>
      </w:r>
      <w:r w:rsidR="00E61B01">
        <w:rPr>
          <w:b/>
          <w:bCs/>
          <w:lang w:val="nl-BE"/>
        </w:rPr>
        <w:t>met Access Policies</w:t>
      </w:r>
      <w:r w:rsidR="00E61B01">
        <w:rPr>
          <w:lang w:val="nl-BE"/>
        </w:rPr>
        <w:t xml:space="preserve"> voor rolgebaseerde </w:t>
      </w:r>
      <w:r w:rsidR="005964D8">
        <w:rPr>
          <w:lang w:val="nl-BE"/>
        </w:rPr>
        <w:t xml:space="preserve">toegang tot de API. </w:t>
      </w:r>
      <w:r w:rsidR="00BA5BD3">
        <w:rPr>
          <w:lang w:val="nl-BE"/>
        </w:rPr>
        <w:t xml:space="preserve">In de frontend </w:t>
      </w:r>
      <w:r w:rsidR="004D7266">
        <w:rPr>
          <w:lang w:val="nl-BE"/>
        </w:rPr>
        <w:t xml:space="preserve">implementeerde we een </w:t>
      </w:r>
      <w:r w:rsidR="00680352">
        <w:rPr>
          <w:b/>
          <w:bCs/>
          <w:lang w:val="nl-BE"/>
        </w:rPr>
        <w:t>JwtAuthenticationHandler</w:t>
      </w:r>
      <w:r w:rsidR="00680352">
        <w:rPr>
          <w:lang w:val="nl-BE"/>
        </w:rPr>
        <w:t xml:space="preserve"> die </w:t>
      </w:r>
      <w:r w:rsidR="009559D7">
        <w:rPr>
          <w:lang w:val="nl-BE"/>
        </w:rPr>
        <w:t>ervoor</w:t>
      </w:r>
      <w:r w:rsidR="00680352">
        <w:rPr>
          <w:lang w:val="nl-BE"/>
        </w:rPr>
        <w:t xml:space="preserve"> zorgt dat wanneer de API wordt aangeroepen vanuit de frontend, de JWT van de ingelogde gebruiker</w:t>
      </w:r>
      <w:r w:rsidR="00633E6D">
        <w:rPr>
          <w:lang w:val="nl-BE"/>
        </w:rPr>
        <w:t xml:space="preserve"> in de </w:t>
      </w:r>
      <w:r w:rsidR="00EC1FA7">
        <w:rPr>
          <w:lang w:val="nl-BE"/>
        </w:rPr>
        <w:t>Authorization header als een Bearer token word</w:t>
      </w:r>
      <w:r w:rsidR="00DA4562">
        <w:rPr>
          <w:lang w:val="nl-BE"/>
        </w:rPr>
        <w:t xml:space="preserve">t meegestuurd. </w:t>
      </w:r>
      <w:r w:rsidR="0044085D">
        <w:rPr>
          <w:lang w:val="nl-BE"/>
        </w:rPr>
        <w:t>In de backend</w:t>
      </w:r>
      <w:r w:rsidR="00CE638D">
        <w:rPr>
          <w:lang w:val="nl-BE"/>
        </w:rPr>
        <w:t xml:space="preserve"> wordt deze request dan opgevangen door de </w:t>
      </w:r>
      <w:r w:rsidR="00CE638D">
        <w:rPr>
          <w:b/>
          <w:bCs/>
          <w:lang w:val="nl-BE"/>
        </w:rPr>
        <w:t>CustomJwtMiddleware</w:t>
      </w:r>
      <w:r w:rsidR="00CE638D">
        <w:rPr>
          <w:lang w:val="nl-BE"/>
        </w:rPr>
        <w:t xml:space="preserve">, waar deze JWT uit de request wordt gehaald om te checken welke gebruiker </w:t>
      </w:r>
      <w:r w:rsidR="0007399A">
        <w:rPr>
          <w:lang w:val="nl-BE"/>
        </w:rPr>
        <w:t xml:space="preserve">de request heeft gestuurd en welke rollen deze juist heeft. </w:t>
      </w:r>
      <w:r w:rsidR="00214F3D">
        <w:rPr>
          <w:lang w:val="nl-BE"/>
        </w:rPr>
        <w:t>Op deze manier kunnen we deze rol dan</w:t>
      </w:r>
      <w:r w:rsidR="007D2416">
        <w:rPr>
          <w:lang w:val="nl-BE"/>
        </w:rPr>
        <w:t xml:space="preserve"> vergelijken met de rol die</w:t>
      </w:r>
      <w:r w:rsidR="00176D42">
        <w:rPr>
          <w:lang w:val="nl-BE"/>
        </w:rPr>
        <w:t xml:space="preserve"> toegang heeft</w:t>
      </w:r>
      <w:r w:rsidR="007D2416">
        <w:rPr>
          <w:lang w:val="nl-BE"/>
        </w:rPr>
        <w:t xml:space="preserve"> </w:t>
      </w:r>
      <w:r w:rsidR="009F5B3E">
        <w:rPr>
          <w:lang w:val="nl-BE"/>
        </w:rPr>
        <w:t xml:space="preserve">voor </w:t>
      </w:r>
      <w:r w:rsidR="001A5734">
        <w:rPr>
          <w:lang w:val="nl-BE"/>
        </w:rPr>
        <w:t>het</w:t>
      </w:r>
      <w:r w:rsidR="002162F5">
        <w:rPr>
          <w:lang w:val="nl-BE"/>
        </w:rPr>
        <w:t xml:space="preserve"> </w:t>
      </w:r>
      <w:r w:rsidR="007D2416">
        <w:rPr>
          <w:lang w:val="nl-BE"/>
        </w:rPr>
        <w:t>aangesproken API endpoint</w:t>
      </w:r>
      <w:r w:rsidR="007166C7">
        <w:rPr>
          <w:lang w:val="nl-BE"/>
        </w:rPr>
        <w:t xml:space="preserve"> door te kijken of deze rol in de Access Policy zit </w:t>
      </w:r>
      <w:r w:rsidR="00C451AD">
        <w:rPr>
          <w:lang w:val="nl-BE"/>
        </w:rPr>
        <w:t>van dit endpoint.</w:t>
      </w:r>
      <w:r w:rsidR="005C52EF">
        <w:rPr>
          <w:lang w:val="nl-BE"/>
        </w:rPr>
        <w:t xml:space="preserve"> </w:t>
      </w:r>
      <w:r w:rsidR="00DE31CD">
        <w:rPr>
          <w:lang w:val="nl-BE"/>
        </w:rPr>
        <w:t xml:space="preserve">Als dit het geval is, zal de API een goede </w:t>
      </w:r>
      <w:r w:rsidR="00DE31CD">
        <w:rPr>
          <w:lang w:val="nl-BE"/>
        </w:rPr>
        <w:lastRenderedPageBreak/>
        <w:t>response (200 O</w:t>
      </w:r>
      <w:r w:rsidR="00342801">
        <w:rPr>
          <w:lang w:val="nl-BE"/>
        </w:rPr>
        <w:t>k</w:t>
      </w:r>
      <w:r w:rsidR="00DE31CD">
        <w:rPr>
          <w:lang w:val="nl-BE"/>
        </w:rPr>
        <w:t xml:space="preserve">) terugsturen, indien dit niet het geval is, wordt er een </w:t>
      </w:r>
      <w:r w:rsidR="00C43EB0">
        <w:rPr>
          <w:lang w:val="nl-BE"/>
        </w:rPr>
        <w:t xml:space="preserve">reponsestatus 403 Forbidden </w:t>
      </w:r>
      <w:r w:rsidR="000D4621">
        <w:rPr>
          <w:lang w:val="nl-BE"/>
        </w:rPr>
        <w:t>(of 401 Unauthori</w:t>
      </w:r>
      <w:r w:rsidR="007A2FB1">
        <w:rPr>
          <w:lang w:val="nl-BE"/>
        </w:rPr>
        <w:t>zed</w:t>
      </w:r>
      <w:r w:rsidR="007F12C5">
        <w:rPr>
          <w:lang w:val="nl-BE"/>
        </w:rPr>
        <w:t>, indien er geen JWT aanwezig was in de request</w:t>
      </w:r>
      <w:r w:rsidR="007A2FB1">
        <w:rPr>
          <w:lang w:val="nl-BE"/>
        </w:rPr>
        <w:t>)</w:t>
      </w:r>
      <w:r w:rsidR="000D4621">
        <w:rPr>
          <w:lang w:val="nl-BE"/>
        </w:rPr>
        <w:t xml:space="preserve"> </w:t>
      </w:r>
      <w:r w:rsidR="00C43EB0">
        <w:rPr>
          <w:lang w:val="nl-BE"/>
        </w:rPr>
        <w:t>teruggestuurd.</w:t>
      </w:r>
    </w:p>
    <w:p w14:paraId="623EA9A7" w14:textId="1609D59B" w:rsidR="00625973" w:rsidRDefault="00BD5201" w:rsidP="00C326C2">
      <w:pPr>
        <w:pStyle w:val="Plattetekstinspringen"/>
        <w:jc w:val="left"/>
      </w:pPr>
      <w:r>
        <w:t xml:space="preserve">Verder maken we ook gebruik van </w:t>
      </w:r>
      <w:r w:rsidRPr="00EF53CB">
        <w:rPr>
          <w:b/>
          <w:bCs/>
        </w:rPr>
        <w:t>Docker</w:t>
      </w:r>
      <w:r w:rsidR="00876662">
        <w:t xml:space="preserve"> </w:t>
      </w:r>
      <w:r w:rsidR="00396C3B">
        <w:t xml:space="preserve">voor de containerisatie van onze applicatie. </w:t>
      </w:r>
      <w:r w:rsidR="00FB585E">
        <w:t>We gebruiken waar mogelijk</w:t>
      </w:r>
      <w:r w:rsidR="00625973">
        <w:t xml:space="preserve"> enkel officiële images</w:t>
      </w:r>
      <w:r w:rsidR="009570A1">
        <w:t xml:space="preserve"> (zoals voor het opzetten van onze MS SQL Server database)</w:t>
      </w:r>
      <w:r w:rsidR="00625973">
        <w:t>.</w:t>
      </w:r>
      <w:r w:rsidR="002C4AE5">
        <w:t xml:space="preserve"> </w:t>
      </w:r>
      <w:r w:rsidR="00625973">
        <w:t>Docker Compose, onze orchestrator, zorgt voor netwerkisolatie tussen containers en vereist</w:t>
      </w:r>
      <w:r w:rsidR="00C326C2">
        <w:t xml:space="preserve"> </w:t>
      </w:r>
      <w:r w:rsidR="00625973">
        <w:t>zorgvuldig beheer om onbedoelde beveiligingslekken te voorkomen.</w:t>
      </w:r>
    </w:p>
    <w:p w14:paraId="500EA458" w14:textId="2C542FA8" w:rsidR="00625973" w:rsidRDefault="00DF3EC0" w:rsidP="00CF0083">
      <w:pPr>
        <w:pStyle w:val="Plattetekstinspringen"/>
        <w:jc w:val="left"/>
      </w:pPr>
      <w:r>
        <w:t>Hoewel geen enkel systeem absoluut onkwetsbaar is, verminderen deze maatregelen het risico</w:t>
      </w:r>
      <w:r w:rsidR="00CF0083">
        <w:t xml:space="preserve"> </w:t>
      </w:r>
      <w:r>
        <w:t>op inbreuken en ongeoorloofde systeemaanvallen aanzienlijk.</w:t>
      </w:r>
    </w:p>
    <w:p w14:paraId="74884E51" w14:textId="77777777" w:rsidR="00625973" w:rsidRDefault="00625973" w:rsidP="00DF01B5">
      <w:pPr>
        <w:pStyle w:val="Plattetekstinspringen"/>
        <w:jc w:val="left"/>
      </w:pPr>
    </w:p>
    <w:p w14:paraId="5A1CF514" w14:textId="5403D1F3" w:rsidR="00DF01B5" w:rsidRDefault="00326D8F" w:rsidP="00DF01B5">
      <w:pPr>
        <w:pStyle w:val="Plattetekstinspringen"/>
        <w:jc w:val="left"/>
      </w:pPr>
      <w:r>
        <w:t>Vervolgens hebben we ook</w:t>
      </w:r>
      <w:r w:rsidR="00DF01B5">
        <w:t xml:space="preserve"> verschillende rollen in o</w:t>
      </w:r>
      <w:r w:rsidR="00874FE1">
        <w:t>nze applicatie</w:t>
      </w:r>
      <w:r w:rsidR="00DF01B5">
        <w:t>:</w:t>
      </w:r>
    </w:p>
    <w:p w14:paraId="0A4DBBED" w14:textId="5DE42477" w:rsidR="00220242" w:rsidRDefault="006A33AD" w:rsidP="00220242">
      <w:pPr>
        <w:pStyle w:val="Plattetekstinspringen"/>
        <w:numPr>
          <w:ilvl w:val="0"/>
          <w:numId w:val="44"/>
        </w:numPr>
        <w:jc w:val="left"/>
      </w:pPr>
      <w:r>
        <w:t>Trajectvolger</w:t>
      </w:r>
      <w:r w:rsidR="00DF01B5">
        <w:t xml:space="preserve">: </w:t>
      </w:r>
      <w:r w:rsidR="007E00DE">
        <w:t>Dit omvat de basisgebruiker</w:t>
      </w:r>
      <w:r w:rsidR="00021999">
        <w:t xml:space="preserve"> </w:t>
      </w:r>
      <w:r w:rsidR="007E00DE">
        <w:t>onze applicatie</w:t>
      </w:r>
      <w:r w:rsidR="00FA234B">
        <w:t xml:space="preserve"> en heeft de minste toegang</w:t>
      </w:r>
      <w:r w:rsidR="007E00DE">
        <w:t>.</w:t>
      </w:r>
    </w:p>
    <w:p w14:paraId="0C04572B" w14:textId="49B44F46" w:rsidR="00220242" w:rsidRDefault="009A1EDB" w:rsidP="00220242">
      <w:pPr>
        <w:pStyle w:val="Plattetekstinspringen"/>
        <w:numPr>
          <w:ilvl w:val="0"/>
          <w:numId w:val="44"/>
        </w:numPr>
        <w:jc w:val="left"/>
      </w:pPr>
      <w:r>
        <w:t>Trajectbegeleider</w:t>
      </w:r>
      <w:r w:rsidR="00DF01B5">
        <w:t xml:space="preserve">: Een speciale rol voor een gebruiker die </w:t>
      </w:r>
      <w:r w:rsidR="00820175">
        <w:t>trajectvolgers</w:t>
      </w:r>
      <w:r w:rsidR="00DF01B5">
        <w:t xml:space="preserve"> gekoppeld kan</w:t>
      </w:r>
      <w:r w:rsidR="00220242">
        <w:t xml:space="preserve"> </w:t>
      </w:r>
      <w:r w:rsidR="00DF01B5">
        <w:t>hebben aan zichzelf</w:t>
      </w:r>
      <w:r w:rsidR="00C207F9">
        <w:t xml:space="preserve">, die deze kan opvolgen en deze </w:t>
      </w:r>
      <w:r w:rsidR="00573616">
        <w:t>modules</w:t>
      </w:r>
      <w:r w:rsidR="00C207F9">
        <w:t xml:space="preserve"> kan opgeven</w:t>
      </w:r>
      <w:r w:rsidR="00DF01B5">
        <w:t>.</w:t>
      </w:r>
    </w:p>
    <w:p w14:paraId="410AB052" w14:textId="117781EF" w:rsidR="00220242" w:rsidRDefault="005D39CC" w:rsidP="00220242">
      <w:pPr>
        <w:pStyle w:val="Plattetekstinspringen"/>
        <w:numPr>
          <w:ilvl w:val="0"/>
          <w:numId w:val="44"/>
        </w:numPr>
        <w:jc w:val="left"/>
      </w:pPr>
      <w:r>
        <w:t>Content Maker</w:t>
      </w:r>
      <w:r w:rsidR="00DF01B5">
        <w:t xml:space="preserve">: </w:t>
      </w:r>
      <w:r w:rsidR="003B5555">
        <w:t xml:space="preserve">Gebruikers die deze rol hebben, </w:t>
      </w:r>
      <w:r w:rsidR="00444E68">
        <w:t>staan in voor het aanmaken</w:t>
      </w:r>
      <w:r w:rsidR="00F87799">
        <w:t xml:space="preserve"> en bewerken</w:t>
      </w:r>
      <w:r w:rsidR="00444E68">
        <w:t xml:space="preserve"> van alle modules en vragen.</w:t>
      </w:r>
    </w:p>
    <w:p w14:paraId="39A5A8C3" w14:textId="77777777" w:rsidR="00220242" w:rsidRDefault="00DF01B5" w:rsidP="00220242">
      <w:pPr>
        <w:pStyle w:val="Plattetekstinspringen"/>
        <w:numPr>
          <w:ilvl w:val="0"/>
          <w:numId w:val="44"/>
        </w:numPr>
        <w:jc w:val="left"/>
      </w:pPr>
      <w:r>
        <w:t>Administrator: Een administrator kan alles in de applicatie en heeft toegang tot elke</w:t>
      </w:r>
      <w:r w:rsidR="00220242">
        <w:t xml:space="preserve"> </w:t>
      </w:r>
      <w:r>
        <w:t>pagina / component daarvan.</w:t>
      </w:r>
    </w:p>
    <w:p w14:paraId="490A67BF" w14:textId="2F3AEFD7" w:rsidR="001B19B3" w:rsidRDefault="001B19B3">
      <w:pPr>
        <w:spacing w:after="200" w:line="276" w:lineRule="auto"/>
        <w:jc w:val="left"/>
      </w:pPr>
      <w:r>
        <w:br w:type="page"/>
      </w:r>
    </w:p>
    <w:p w14:paraId="2101E1FE" w14:textId="2943C505" w:rsidR="00CB3B94" w:rsidRDefault="00467EE3" w:rsidP="006D4975">
      <w:pPr>
        <w:pStyle w:val="Plattetekstinspringen"/>
        <w:jc w:val="left"/>
      </w:pPr>
      <w:r>
        <w:lastRenderedPageBreak/>
        <w:t>De matrix hieronder</w:t>
      </w:r>
      <w:r w:rsidR="00565E8B">
        <w:t xml:space="preserve"> legt uit</w:t>
      </w:r>
      <w:r w:rsidR="00DF01B5">
        <w:t xml:space="preserve"> welke rol permissies heeft tot bepaalde</w:t>
      </w:r>
      <w:r w:rsidR="00220242">
        <w:t xml:space="preserve"> </w:t>
      </w:r>
      <w:r w:rsidR="00DF01B5">
        <w:t>componenten in de applicatie.</w:t>
      </w:r>
    </w:p>
    <w:tbl>
      <w:tblPr>
        <w:tblStyle w:val="Tabelraster"/>
        <w:tblW w:w="0" w:type="auto"/>
        <w:tblLook w:val="04A0" w:firstRow="1" w:lastRow="0" w:firstColumn="1" w:lastColumn="0" w:noHBand="0" w:noVBand="1"/>
      </w:tblPr>
      <w:tblGrid>
        <w:gridCol w:w="2317"/>
        <w:gridCol w:w="1506"/>
        <w:gridCol w:w="1984"/>
        <w:gridCol w:w="1701"/>
        <w:gridCol w:w="1554"/>
      </w:tblGrid>
      <w:tr w:rsidR="00EA49BB" w14:paraId="35157EBB" w14:textId="77777777" w:rsidTr="006F1CD4">
        <w:tc>
          <w:tcPr>
            <w:tcW w:w="2317" w:type="dxa"/>
            <w:vAlign w:val="center"/>
          </w:tcPr>
          <w:p w14:paraId="1AF9C998" w14:textId="77777777" w:rsidR="00CB3B94" w:rsidRPr="006407F3" w:rsidRDefault="00CB3B94" w:rsidP="00FD0051">
            <w:pPr>
              <w:jc w:val="center"/>
            </w:pPr>
            <w:r w:rsidRPr="006407F3">
              <w:t>Rol</w:t>
            </w:r>
          </w:p>
        </w:tc>
        <w:tc>
          <w:tcPr>
            <w:tcW w:w="1506" w:type="dxa"/>
            <w:vAlign w:val="center"/>
          </w:tcPr>
          <w:p w14:paraId="7BB78383" w14:textId="33CCE35F" w:rsidR="00CB3B94" w:rsidRPr="006407F3" w:rsidRDefault="006F1CD4" w:rsidP="00FD0051">
            <w:pPr>
              <w:jc w:val="center"/>
            </w:pPr>
            <w:r>
              <w:t>Trajectvolger</w:t>
            </w:r>
          </w:p>
        </w:tc>
        <w:tc>
          <w:tcPr>
            <w:tcW w:w="1984" w:type="dxa"/>
            <w:vAlign w:val="center"/>
          </w:tcPr>
          <w:p w14:paraId="4A3D3ABD" w14:textId="576AFD23" w:rsidR="00CB3B94" w:rsidRDefault="006F1CD4" w:rsidP="00FD0051">
            <w:pPr>
              <w:jc w:val="center"/>
            </w:pPr>
            <w:r>
              <w:t>Trajectbegeleider</w:t>
            </w:r>
          </w:p>
        </w:tc>
        <w:tc>
          <w:tcPr>
            <w:tcW w:w="1701" w:type="dxa"/>
            <w:vAlign w:val="center"/>
          </w:tcPr>
          <w:p w14:paraId="2A035222" w14:textId="58397166" w:rsidR="00CB3B94" w:rsidRPr="006407F3" w:rsidRDefault="006F1CD4" w:rsidP="00FD0051">
            <w:pPr>
              <w:jc w:val="center"/>
            </w:pPr>
            <w:r>
              <w:t>Content Maker</w:t>
            </w:r>
          </w:p>
        </w:tc>
        <w:tc>
          <w:tcPr>
            <w:tcW w:w="1554" w:type="dxa"/>
            <w:vAlign w:val="center"/>
          </w:tcPr>
          <w:p w14:paraId="5C72A449" w14:textId="14735BCF" w:rsidR="00CB3B94" w:rsidRDefault="006F1CD4" w:rsidP="00FD0051">
            <w:pPr>
              <w:jc w:val="center"/>
            </w:pPr>
            <w:r>
              <w:t>Administrator</w:t>
            </w:r>
          </w:p>
        </w:tc>
      </w:tr>
      <w:tr w:rsidR="00EA49BB" w14:paraId="406441F5" w14:textId="77777777" w:rsidTr="006F1CD4">
        <w:tc>
          <w:tcPr>
            <w:tcW w:w="2317" w:type="dxa"/>
            <w:vAlign w:val="center"/>
          </w:tcPr>
          <w:p w14:paraId="14AB893A" w14:textId="704E2126" w:rsidR="00CB3B94" w:rsidRDefault="007F2637" w:rsidP="00FD0051">
            <w:pPr>
              <w:jc w:val="center"/>
            </w:pPr>
            <w:r>
              <w:t>Vragen oplossen</w:t>
            </w:r>
          </w:p>
        </w:tc>
        <w:tc>
          <w:tcPr>
            <w:tcW w:w="1506" w:type="dxa"/>
            <w:vAlign w:val="center"/>
          </w:tcPr>
          <w:p w14:paraId="13BC3FE1" w14:textId="77777777" w:rsidR="00CB3B94" w:rsidRPr="006407F3" w:rsidRDefault="00CB3B94" w:rsidP="00FD0051">
            <w:pPr>
              <w:jc w:val="center"/>
            </w:pPr>
            <w:r>
              <w:rPr>
                <w:rFonts w:ascii="Segoe UI Emoji" w:hAnsi="Segoe UI Emoji" w:cs="Segoe UI Emoji"/>
                <w:color w:val="00B050"/>
              </w:rPr>
              <w:t>✔️</w:t>
            </w:r>
          </w:p>
        </w:tc>
        <w:tc>
          <w:tcPr>
            <w:tcW w:w="1984" w:type="dxa"/>
            <w:vAlign w:val="center"/>
          </w:tcPr>
          <w:p w14:paraId="37EB4AFE" w14:textId="77777777" w:rsidR="00CB3B94" w:rsidRDefault="00CB3B94" w:rsidP="00FD0051">
            <w:pPr>
              <w:jc w:val="center"/>
              <w:rPr>
                <w:rFonts w:ascii="Segoe UI Emoji" w:hAnsi="Segoe UI Emoji" w:cs="Segoe UI Emoji"/>
                <w:color w:val="00B050"/>
              </w:rPr>
            </w:pPr>
            <w:r>
              <w:rPr>
                <w:rFonts w:ascii="Segoe UI Emoji" w:hAnsi="Segoe UI Emoji" w:cs="Segoe UI Emoji"/>
                <w:color w:val="00B050"/>
              </w:rPr>
              <w:t>✔️</w:t>
            </w:r>
          </w:p>
        </w:tc>
        <w:tc>
          <w:tcPr>
            <w:tcW w:w="1701" w:type="dxa"/>
            <w:vAlign w:val="center"/>
          </w:tcPr>
          <w:p w14:paraId="58A8CB36" w14:textId="77777777" w:rsidR="00CB3B94" w:rsidRDefault="00CB3B94" w:rsidP="00FD0051">
            <w:pPr>
              <w:jc w:val="center"/>
              <w:rPr>
                <w:rFonts w:ascii="Segoe UI Emoji" w:hAnsi="Segoe UI Emoji" w:cs="Segoe UI Emoji"/>
                <w:color w:val="00B050"/>
              </w:rPr>
            </w:pPr>
            <w:r>
              <w:rPr>
                <w:rFonts w:ascii="Segoe UI Emoji" w:hAnsi="Segoe UI Emoji" w:cs="Segoe UI Emoji"/>
                <w:color w:val="00B050"/>
              </w:rPr>
              <w:t>✔️</w:t>
            </w:r>
          </w:p>
        </w:tc>
        <w:tc>
          <w:tcPr>
            <w:tcW w:w="1554" w:type="dxa"/>
            <w:vAlign w:val="center"/>
          </w:tcPr>
          <w:p w14:paraId="5E88C7C2" w14:textId="77777777" w:rsidR="00CB3B94" w:rsidRDefault="00CB3B94" w:rsidP="00FD0051">
            <w:pPr>
              <w:jc w:val="center"/>
              <w:rPr>
                <w:rFonts w:ascii="Segoe UI Emoji" w:hAnsi="Segoe UI Emoji" w:cs="Segoe UI Emoji"/>
                <w:color w:val="00B050"/>
              </w:rPr>
            </w:pPr>
            <w:r>
              <w:rPr>
                <w:rFonts w:ascii="Segoe UI Emoji" w:hAnsi="Segoe UI Emoji" w:cs="Segoe UI Emoji"/>
                <w:color w:val="00B050"/>
              </w:rPr>
              <w:t>✔️</w:t>
            </w:r>
          </w:p>
        </w:tc>
      </w:tr>
      <w:tr w:rsidR="00EA49BB" w14:paraId="7BFBB6A7" w14:textId="77777777" w:rsidTr="006F1CD4">
        <w:tc>
          <w:tcPr>
            <w:tcW w:w="2317" w:type="dxa"/>
            <w:vAlign w:val="center"/>
          </w:tcPr>
          <w:p w14:paraId="02ABDFB8" w14:textId="0582FB41" w:rsidR="00CB3B94" w:rsidRDefault="00961BD6" w:rsidP="00FD0051">
            <w:pPr>
              <w:jc w:val="center"/>
            </w:pPr>
            <w:r>
              <w:t>Vragen aanmaken</w:t>
            </w:r>
          </w:p>
        </w:tc>
        <w:tc>
          <w:tcPr>
            <w:tcW w:w="1506" w:type="dxa"/>
            <w:vAlign w:val="center"/>
          </w:tcPr>
          <w:p w14:paraId="16B23BD6" w14:textId="77777777" w:rsidR="00CB3B94" w:rsidRPr="00E051B1" w:rsidRDefault="00CB3B94"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4EAE37BE" w14:textId="77777777" w:rsidR="00CB3B94" w:rsidRPr="00E051B1" w:rsidRDefault="00CB3B94"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0C9D4AF2" w14:textId="152F4BF0" w:rsidR="00CB3B94" w:rsidRPr="00E051B1" w:rsidRDefault="00B34699" w:rsidP="00FD0051">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0950CE01" w14:textId="77777777" w:rsidR="00CB3B94" w:rsidRDefault="00CB3B94" w:rsidP="00FD0051">
            <w:pPr>
              <w:jc w:val="center"/>
              <w:rPr>
                <w:rFonts w:ascii="Segoe UI Emoji" w:hAnsi="Segoe UI Emoji" w:cs="Segoe UI Emoji"/>
                <w:color w:val="00B050"/>
              </w:rPr>
            </w:pPr>
            <w:r>
              <w:rPr>
                <w:rFonts w:ascii="Segoe UI Emoji" w:hAnsi="Segoe UI Emoji" w:cs="Segoe UI Emoji"/>
                <w:color w:val="00B050"/>
              </w:rPr>
              <w:t>✔️</w:t>
            </w:r>
          </w:p>
        </w:tc>
      </w:tr>
      <w:tr w:rsidR="008712B6" w14:paraId="7885DE4F" w14:textId="77777777" w:rsidTr="006F1CD4">
        <w:tc>
          <w:tcPr>
            <w:tcW w:w="2317" w:type="dxa"/>
            <w:vAlign w:val="center"/>
          </w:tcPr>
          <w:p w14:paraId="6BBE76DB" w14:textId="382ABBAE" w:rsidR="008712B6" w:rsidRDefault="008712B6" w:rsidP="00FD0051">
            <w:pPr>
              <w:jc w:val="center"/>
            </w:pPr>
            <w:r>
              <w:t>Vragen beheren</w:t>
            </w:r>
          </w:p>
        </w:tc>
        <w:tc>
          <w:tcPr>
            <w:tcW w:w="1506" w:type="dxa"/>
            <w:vAlign w:val="center"/>
          </w:tcPr>
          <w:p w14:paraId="04E2B130" w14:textId="38FBDF88" w:rsidR="008712B6" w:rsidRPr="00E051B1" w:rsidRDefault="00E67C13"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07B43B35" w14:textId="088C98E3" w:rsidR="008712B6" w:rsidRPr="00E051B1" w:rsidRDefault="00F87B62"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28501FA5" w14:textId="09EA3B4D" w:rsidR="008712B6" w:rsidRPr="00E051B1" w:rsidRDefault="00576B7B" w:rsidP="00FD0051">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24DACA0B" w14:textId="1ECFB149" w:rsidR="008712B6" w:rsidRDefault="00ED3C33" w:rsidP="00FD0051">
            <w:pPr>
              <w:jc w:val="center"/>
              <w:rPr>
                <w:rFonts w:ascii="Segoe UI Emoji" w:hAnsi="Segoe UI Emoji" w:cs="Segoe UI Emoji"/>
                <w:color w:val="00B050"/>
              </w:rPr>
            </w:pPr>
            <w:r>
              <w:rPr>
                <w:rFonts w:ascii="Segoe UI Emoji" w:hAnsi="Segoe UI Emoji" w:cs="Segoe UI Emoji"/>
                <w:color w:val="00B050"/>
              </w:rPr>
              <w:t>✔️</w:t>
            </w:r>
          </w:p>
        </w:tc>
      </w:tr>
      <w:tr w:rsidR="00C80E7E" w14:paraId="18BEEE0D" w14:textId="77777777" w:rsidTr="006F1CD4">
        <w:tc>
          <w:tcPr>
            <w:tcW w:w="2317" w:type="dxa"/>
            <w:vAlign w:val="center"/>
          </w:tcPr>
          <w:p w14:paraId="5837BD8D" w14:textId="65C1574F" w:rsidR="00C80E7E" w:rsidRDefault="00C80E7E" w:rsidP="00FD0051">
            <w:pPr>
              <w:jc w:val="center"/>
            </w:pPr>
            <w:r>
              <w:t>Modules aanmaken</w:t>
            </w:r>
          </w:p>
        </w:tc>
        <w:tc>
          <w:tcPr>
            <w:tcW w:w="1506" w:type="dxa"/>
            <w:vAlign w:val="center"/>
          </w:tcPr>
          <w:p w14:paraId="6D6FB1C5" w14:textId="5CE2D829" w:rsidR="00C80E7E" w:rsidRPr="00E051B1" w:rsidRDefault="00572C3E"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7103D3D1" w14:textId="2B846CCF" w:rsidR="00C80E7E" w:rsidRPr="00E051B1" w:rsidRDefault="00F87B62"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3AE1DF81" w14:textId="0AD8491F" w:rsidR="00C80E7E" w:rsidRPr="00E051B1" w:rsidRDefault="00FB48EA" w:rsidP="00FD0051">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064824F8" w14:textId="4C482A62" w:rsidR="00C80E7E" w:rsidRDefault="00ED3C33" w:rsidP="00FD0051">
            <w:pPr>
              <w:jc w:val="center"/>
              <w:rPr>
                <w:rFonts w:ascii="Segoe UI Emoji" w:hAnsi="Segoe UI Emoji" w:cs="Segoe UI Emoji"/>
                <w:color w:val="00B050"/>
              </w:rPr>
            </w:pPr>
            <w:r>
              <w:rPr>
                <w:rFonts w:ascii="Segoe UI Emoji" w:hAnsi="Segoe UI Emoji" w:cs="Segoe UI Emoji"/>
                <w:color w:val="00B050"/>
              </w:rPr>
              <w:t>✔️</w:t>
            </w:r>
          </w:p>
        </w:tc>
      </w:tr>
      <w:tr w:rsidR="00BA0C15" w14:paraId="06193E86" w14:textId="77777777" w:rsidTr="006F1CD4">
        <w:tc>
          <w:tcPr>
            <w:tcW w:w="2317" w:type="dxa"/>
            <w:vAlign w:val="center"/>
          </w:tcPr>
          <w:p w14:paraId="4EA91225" w14:textId="45134D54" w:rsidR="00BA0C15" w:rsidRDefault="00BA0C15" w:rsidP="00FD0051">
            <w:pPr>
              <w:jc w:val="center"/>
            </w:pPr>
            <w:r>
              <w:t>Modules bewerken</w:t>
            </w:r>
            <w:r w:rsidR="009B6A7B">
              <w:t>/verwijderen</w:t>
            </w:r>
          </w:p>
        </w:tc>
        <w:tc>
          <w:tcPr>
            <w:tcW w:w="1506" w:type="dxa"/>
            <w:vAlign w:val="center"/>
          </w:tcPr>
          <w:p w14:paraId="4729E6F7" w14:textId="0B5F270A" w:rsidR="00BA0C15" w:rsidRPr="00E051B1" w:rsidRDefault="00572C3E"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2D8E5D2F" w14:textId="694DD96F" w:rsidR="00BA0C15" w:rsidRPr="00E051B1" w:rsidRDefault="00F87B62"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4999AA8B" w14:textId="611C33FE" w:rsidR="00BA0C15" w:rsidRPr="00E051B1" w:rsidRDefault="00FB48EA" w:rsidP="00FD0051">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27306180" w14:textId="07BAE9B1" w:rsidR="00BA0C15" w:rsidRDefault="00ED3C33" w:rsidP="00FD0051">
            <w:pPr>
              <w:jc w:val="center"/>
              <w:rPr>
                <w:rFonts w:ascii="Segoe UI Emoji" w:hAnsi="Segoe UI Emoji" w:cs="Segoe UI Emoji"/>
                <w:color w:val="00B050"/>
              </w:rPr>
            </w:pPr>
            <w:r>
              <w:rPr>
                <w:rFonts w:ascii="Segoe UI Emoji" w:hAnsi="Segoe UI Emoji" w:cs="Segoe UI Emoji"/>
                <w:color w:val="00B050"/>
              </w:rPr>
              <w:t>✔️</w:t>
            </w:r>
          </w:p>
        </w:tc>
      </w:tr>
      <w:tr w:rsidR="009B6A7B" w14:paraId="7CD0660E" w14:textId="77777777" w:rsidTr="006F1CD4">
        <w:tc>
          <w:tcPr>
            <w:tcW w:w="2317" w:type="dxa"/>
            <w:vAlign w:val="center"/>
          </w:tcPr>
          <w:p w14:paraId="4BBFE64B" w14:textId="087F0601" w:rsidR="009B6A7B" w:rsidRDefault="00203615" w:rsidP="00FD0051">
            <w:pPr>
              <w:jc w:val="center"/>
            </w:pPr>
            <w:r>
              <w:t>Module bekijken</w:t>
            </w:r>
          </w:p>
        </w:tc>
        <w:tc>
          <w:tcPr>
            <w:tcW w:w="1506" w:type="dxa"/>
            <w:vAlign w:val="center"/>
          </w:tcPr>
          <w:p w14:paraId="1BF2AFBA" w14:textId="79C42E7A" w:rsidR="009B6A7B" w:rsidRPr="00E051B1" w:rsidRDefault="00BF1F02" w:rsidP="00FD0051">
            <w:pPr>
              <w:jc w:val="center"/>
              <w:rPr>
                <w:rFonts w:ascii="Segoe UI Emoji" w:hAnsi="Segoe UI Emoji" w:cs="Segoe UI Emoji"/>
                <w:color w:val="FF0000"/>
              </w:rPr>
            </w:pPr>
            <w:r>
              <w:rPr>
                <w:rFonts w:ascii="Segoe UI Emoji" w:hAnsi="Segoe UI Emoji" w:cs="Segoe UI Emoji"/>
                <w:color w:val="00B050"/>
              </w:rPr>
              <w:t>✔️</w:t>
            </w:r>
          </w:p>
        </w:tc>
        <w:tc>
          <w:tcPr>
            <w:tcW w:w="1984" w:type="dxa"/>
            <w:vAlign w:val="center"/>
          </w:tcPr>
          <w:p w14:paraId="484C3C4D" w14:textId="45F74376" w:rsidR="009B6A7B" w:rsidRPr="00E051B1" w:rsidRDefault="00F87B62"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2FB2259F" w14:textId="4E14EA75" w:rsidR="009B6A7B" w:rsidRPr="00E051B1" w:rsidRDefault="00FC33EA" w:rsidP="00FD0051">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605A21D2" w14:textId="23EB3E36" w:rsidR="009B6A7B" w:rsidRDefault="00ED3C33" w:rsidP="00FD0051">
            <w:pPr>
              <w:jc w:val="center"/>
              <w:rPr>
                <w:rFonts w:ascii="Segoe UI Emoji" w:hAnsi="Segoe UI Emoji" w:cs="Segoe UI Emoji"/>
                <w:color w:val="00B050"/>
              </w:rPr>
            </w:pPr>
            <w:r>
              <w:rPr>
                <w:rFonts w:ascii="Segoe UI Emoji" w:hAnsi="Segoe UI Emoji" w:cs="Segoe UI Emoji"/>
                <w:color w:val="00B050"/>
              </w:rPr>
              <w:t>✔️</w:t>
            </w:r>
          </w:p>
        </w:tc>
      </w:tr>
      <w:tr w:rsidR="009C052B" w14:paraId="0492EBE0" w14:textId="77777777" w:rsidTr="006F1CD4">
        <w:tc>
          <w:tcPr>
            <w:tcW w:w="2317" w:type="dxa"/>
            <w:vAlign w:val="center"/>
          </w:tcPr>
          <w:p w14:paraId="349A23B3" w14:textId="3088C96A" w:rsidR="009C052B" w:rsidRDefault="009C052B" w:rsidP="00FD0051">
            <w:pPr>
              <w:jc w:val="center"/>
            </w:pPr>
            <w:r>
              <w:t xml:space="preserve">Modules </w:t>
            </w:r>
            <w:r w:rsidR="00EF7320">
              <w:t>toewijzen</w:t>
            </w:r>
          </w:p>
        </w:tc>
        <w:tc>
          <w:tcPr>
            <w:tcW w:w="1506" w:type="dxa"/>
            <w:vAlign w:val="center"/>
          </w:tcPr>
          <w:p w14:paraId="1858619F" w14:textId="13163C89" w:rsidR="009C052B" w:rsidRPr="00E051B1" w:rsidRDefault="004D2133"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11A5D134" w14:textId="44F33CD2" w:rsidR="009C052B" w:rsidRPr="00E051B1" w:rsidRDefault="00F87B62" w:rsidP="00FD0051">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21577376" w14:textId="0F5743CE" w:rsidR="009C052B" w:rsidRPr="00E051B1" w:rsidRDefault="00FC33EA" w:rsidP="00FD0051">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32F538DB" w14:textId="259A13FB" w:rsidR="009C052B" w:rsidRDefault="00ED3C33" w:rsidP="00FD0051">
            <w:pPr>
              <w:jc w:val="center"/>
              <w:rPr>
                <w:rFonts w:ascii="Segoe UI Emoji" w:hAnsi="Segoe UI Emoji" w:cs="Segoe UI Emoji"/>
                <w:color w:val="00B050"/>
              </w:rPr>
            </w:pPr>
            <w:r>
              <w:rPr>
                <w:rFonts w:ascii="Segoe UI Emoji" w:hAnsi="Segoe UI Emoji" w:cs="Segoe UI Emoji"/>
                <w:color w:val="00B050"/>
              </w:rPr>
              <w:t>✔️</w:t>
            </w:r>
          </w:p>
        </w:tc>
      </w:tr>
      <w:tr w:rsidR="00ED3C33" w14:paraId="3EAF03D8" w14:textId="77777777" w:rsidTr="006F1CD4">
        <w:tc>
          <w:tcPr>
            <w:tcW w:w="2317" w:type="dxa"/>
            <w:vAlign w:val="center"/>
          </w:tcPr>
          <w:p w14:paraId="5AD0F715" w14:textId="4D7E7025" w:rsidR="00ED3C33" w:rsidRDefault="00ED3C33" w:rsidP="00ED3C33">
            <w:pPr>
              <w:jc w:val="center"/>
            </w:pPr>
            <w:r>
              <w:t>Trajectvolgers (ont)koppelen</w:t>
            </w:r>
          </w:p>
        </w:tc>
        <w:tc>
          <w:tcPr>
            <w:tcW w:w="1506" w:type="dxa"/>
            <w:vAlign w:val="center"/>
          </w:tcPr>
          <w:p w14:paraId="1DA3C0FD" w14:textId="5A7E0244" w:rsidR="00ED3C33" w:rsidRPr="00E051B1" w:rsidRDefault="004D2133"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2E2F7404" w14:textId="49DAC420" w:rsidR="00ED3C33" w:rsidRPr="00E051B1" w:rsidRDefault="00F87B62" w:rsidP="00ED3C33">
            <w:pPr>
              <w:jc w:val="center"/>
              <w:rPr>
                <w:rFonts w:ascii="Segoe UI Emoji" w:hAnsi="Segoe UI Emoji" w:cs="Segoe UI Emoji"/>
                <w:color w:val="FF0000"/>
              </w:rPr>
            </w:pPr>
            <w:r>
              <w:rPr>
                <w:rFonts w:ascii="Segoe UI Emoji" w:hAnsi="Segoe UI Emoji" w:cs="Segoe UI Emoji"/>
                <w:color w:val="00B050"/>
              </w:rPr>
              <w:t>✔️</w:t>
            </w:r>
          </w:p>
        </w:tc>
        <w:tc>
          <w:tcPr>
            <w:tcW w:w="1701" w:type="dxa"/>
            <w:vAlign w:val="center"/>
          </w:tcPr>
          <w:p w14:paraId="6D828994" w14:textId="3355B6EB" w:rsidR="00ED3C33" w:rsidRPr="00E051B1" w:rsidRDefault="00F87B62"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554" w:type="dxa"/>
            <w:vAlign w:val="center"/>
          </w:tcPr>
          <w:p w14:paraId="43E4E196" w14:textId="4B3A03D0" w:rsidR="00ED3C33" w:rsidRDefault="00ED3C33" w:rsidP="00ED3C33">
            <w:pPr>
              <w:jc w:val="center"/>
              <w:rPr>
                <w:rFonts w:ascii="Segoe UI Emoji" w:hAnsi="Segoe UI Emoji" w:cs="Segoe UI Emoji"/>
                <w:color w:val="00B050"/>
              </w:rPr>
            </w:pPr>
            <w:r>
              <w:rPr>
                <w:rFonts w:ascii="Segoe UI Emoji" w:hAnsi="Segoe UI Emoji" w:cs="Segoe UI Emoji"/>
                <w:color w:val="00B050"/>
              </w:rPr>
              <w:t>✔️</w:t>
            </w:r>
          </w:p>
        </w:tc>
      </w:tr>
      <w:tr w:rsidR="00ED3C33" w14:paraId="4871600B" w14:textId="77777777" w:rsidTr="006F1CD4">
        <w:tc>
          <w:tcPr>
            <w:tcW w:w="2317" w:type="dxa"/>
            <w:vAlign w:val="center"/>
          </w:tcPr>
          <w:p w14:paraId="18A59233" w14:textId="2A31C81E" w:rsidR="00ED3C33" w:rsidRDefault="00ED3C33" w:rsidP="00ED3C33">
            <w:pPr>
              <w:jc w:val="center"/>
            </w:pPr>
            <w:r>
              <w:t>Profiel bekijken</w:t>
            </w:r>
          </w:p>
        </w:tc>
        <w:tc>
          <w:tcPr>
            <w:tcW w:w="1506" w:type="dxa"/>
            <w:vAlign w:val="center"/>
          </w:tcPr>
          <w:p w14:paraId="22E66C7F" w14:textId="63FA1173" w:rsidR="00ED3C33" w:rsidRPr="00E051B1" w:rsidRDefault="00EE0932" w:rsidP="00ED3C33">
            <w:pPr>
              <w:jc w:val="center"/>
              <w:rPr>
                <w:rFonts w:ascii="Segoe UI Emoji" w:hAnsi="Segoe UI Emoji" w:cs="Segoe UI Emoji"/>
                <w:color w:val="FF0000"/>
              </w:rPr>
            </w:pPr>
            <w:r>
              <w:rPr>
                <w:rFonts w:ascii="Segoe UI Emoji" w:hAnsi="Segoe UI Emoji" w:cs="Segoe UI Emoji"/>
                <w:color w:val="00B050"/>
              </w:rPr>
              <w:t>✔️</w:t>
            </w:r>
          </w:p>
        </w:tc>
        <w:tc>
          <w:tcPr>
            <w:tcW w:w="1984" w:type="dxa"/>
            <w:vAlign w:val="center"/>
          </w:tcPr>
          <w:p w14:paraId="7CDCFFED" w14:textId="314F797A" w:rsidR="00ED3C33" w:rsidRPr="00E051B1" w:rsidRDefault="00A83C74" w:rsidP="00ED3C33">
            <w:pPr>
              <w:jc w:val="center"/>
              <w:rPr>
                <w:rFonts w:ascii="Segoe UI Emoji" w:hAnsi="Segoe UI Emoji" w:cs="Segoe UI Emoji"/>
                <w:color w:val="FF0000"/>
              </w:rPr>
            </w:pPr>
            <w:r>
              <w:rPr>
                <w:rFonts w:ascii="Segoe UI Emoji" w:hAnsi="Segoe UI Emoji" w:cs="Segoe UI Emoji"/>
                <w:color w:val="00B050"/>
              </w:rPr>
              <w:t>✔️</w:t>
            </w:r>
          </w:p>
        </w:tc>
        <w:tc>
          <w:tcPr>
            <w:tcW w:w="1701" w:type="dxa"/>
            <w:vAlign w:val="center"/>
          </w:tcPr>
          <w:p w14:paraId="4553255A" w14:textId="7B776BFE" w:rsidR="00ED3C33" w:rsidRPr="00E051B1" w:rsidRDefault="00EE0932" w:rsidP="00ED3C33">
            <w:pPr>
              <w:jc w:val="center"/>
              <w:rPr>
                <w:rFonts w:ascii="Segoe UI Emoji" w:hAnsi="Segoe UI Emoji" w:cs="Segoe UI Emoji"/>
                <w:color w:val="FF0000"/>
              </w:rPr>
            </w:pPr>
            <w:r>
              <w:rPr>
                <w:rFonts w:ascii="Segoe UI Emoji" w:hAnsi="Segoe UI Emoji" w:cs="Segoe UI Emoji"/>
                <w:color w:val="00B050"/>
              </w:rPr>
              <w:t>✔️</w:t>
            </w:r>
          </w:p>
        </w:tc>
        <w:tc>
          <w:tcPr>
            <w:tcW w:w="1554" w:type="dxa"/>
            <w:vAlign w:val="center"/>
          </w:tcPr>
          <w:p w14:paraId="21CCCA16" w14:textId="0BB12818" w:rsidR="00ED3C33" w:rsidRDefault="00ED3C33" w:rsidP="00ED3C33">
            <w:pPr>
              <w:jc w:val="center"/>
              <w:rPr>
                <w:rFonts w:ascii="Segoe UI Emoji" w:hAnsi="Segoe UI Emoji" w:cs="Segoe UI Emoji"/>
                <w:color w:val="00B050"/>
              </w:rPr>
            </w:pPr>
            <w:r>
              <w:rPr>
                <w:rFonts w:ascii="Segoe UI Emoji" w:hAnsi="Segoe UI Emoji" w:cs="Segoe UI Emoji"/>
                <w:color w:val="00B050"/>
              </w:rPr>
              <w:t>✔️</w:t>
            </w:r>
          </w:p>
        </w:tc>
      </w:tr>
      <w:tr w:rsidR="00ED3C33" w14:paraId="485998C8" w14:textId="77777777" w:rsidTr="006F1CD4">
        <w:tc>
          <w:tcPr>
            <w:tcW w:w="2317" w:type="dxa"/>
            <w:vAlign w:val="center"/>
          </w:tcPr>
          <w:p w14:paraId="0D5BB46C" w14:textId="50383747" w:rsidR="00ED3C33" w:rsidRDefault="00ED3C33" w:rsidP="00ED3C33">
            <w:pPr>
              <w:jc w:val="center"/>
            </w:pPr>
            <w:r>
              <w:t>Profiel aanpassen</w:t>
            </w:r>
          </w:p>
        </w:tc>
        <w:tc>
          <w:tcPr>
            <w:tcW w:w="1506" w:type="dxa"/>
            <w:vAlign w:val="center"/>
          </w:tcPr>
          <w:p w14:paraId="122549DC" w14:textId="73859D49" w:rsidR="00ED3C33" w:rsidRPr="00E051B1" w:rsidRDefault="00F90DDF"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3B8F405C" w14:textId="2C69310B" w:rsidR="00ED3C33" w:rsidRPr="00E051B1" w:rsidRDefault="00A83C74" w:rsidP="00ED3C33">
            <w:pPr>
              <w:jc w:val="center"/>
              <w:rPr>
                <w:rFonts w:ascii="Segoe UI Emoji" w:hAnsi="Segoe UI Emoji" w:cs="Segoe UI Emoji"/>
                <w:color w:val="FF0000"/>
              </w:rPr>
            </w:pPr>
            <w:r>
              <w:rPr>
                <w:rFonts w:ascii="Segoe UI Emoji" w:hAnsi="Segoe UI Emoji" w:cs="Segoe UI Emoji"/>
                <w:color w:val="00B050"/>
              </w:rPr>
              <w:t>✔️</w:t>
            </w:r>
          </w:p>
        </w:tc>
        <w:tc>
          <w:tcPr>
            <w:tcW w:w="1701" w:type="dxa"/>
            <w:vAlign w:val="center"/>
          </w:tcPr>
          <w:p w14:paraId="01A4CF2F" w14:textId="7E086E9D" w:rsidR="00ED3C33" w:rsidRPr="00E051B1" w:rsidRDefault="00F87B62"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554" w:type="dxa"/>
            <w:vAlign w:val="center"/>
          </w:tcPr>
          <w:p w14:paraId="2AACF5AC" w14:textId="265BD8EB" w:rsidR="00ED3C33" w:rsidRDefault="00ED3C33" w:rsidP="00ED3C33">
            <w:pPr>
              <w:jc w:val="center"/>
              <w:rPr>
                <w:rFonts w:ascii="Segoe UI Emoji" w:hAnsi="Segoe UI Emoji" w:cs="Segoe UI Emoji"/>
                <w:color w:val="00B050"/>
              </w:rPr>
            </w:pPr>
            <w:r>
              <w:rPr>
                <w:rFonts w:ascii="Segoe UI Emoji" w:hAnsi="Segoe UI Emoji" w:cs="Segoe UI Emoji"/>
                <w:color w:val="00B050"/>
              </w:rPr>
              <w:t>✔️</w:t>
            </w:r>
          </w:p>
        </w:tc>
      </w:tr>
      <w:tr w:rsidR="00ED3C33" w14:paraId="310A6C5C" w14:textId="77777777" w:rsidTr="006F1CD4">
        <w:tc>
          <w:tcPr>
            <w:tcW w:w="2317" w:type="dxa"/>
            <w:vAlign w:val="center"/>
          </w:tcPr>
          <w:p w14:paraId="2BF499F3" w14:textId="3C8BC164" w:rsidR="00ED3C33" w:rsidRDefault="00ED3C33" w:rsidP="00ED3C33">
            <w:pPr>
              <w:jc w:val="center"/>
            </w:pPr>
            <w:r>
              <w:t>Gebruikerslijst bekijken</w:t>
            </w:r>
          </w:p>
        </w:tc>
        <w:tc>
          <w:tcPr>
            <w:tcW w:w="1506" w:type="dxa"/>
            <w:vAlign w:val="center"/>
          </w:tcPr>
          <w:p w14:paraId="61C2C5DC" w14:textId="116E66C1" w:rsidR="00ED3C33" w:rsidRPr="00E051B1" w:rsidRDefault="00195386"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082D66D0" w14:textId="01B93275" w:rsidR="00ED3C33" w:rsidRPr="00E051B1" w:rsidRDefault="00E83B05"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50CDDD87" w14:textId="2356D5A9" w:rsidR="00ED3C33" w:rsidRPr="00E051B1" w:rsidRDefault="00F87B62"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554" w:type="dxa"/>
            <w:vAlign w:val="center"/>
          </w:tcPr>
          <w:p w14:paraId="04B86514" w14:textId="2C9D6BB1" w:rsidR="00ED3C33" w:rsidRDefault="00ED3C33" w:rsidP="00ED3C33">
            <w:pPr>
              <w:jc w:val="center"/>
              <w:rPr>
                <w:rFonts w:ascii="Segoe UI Emoji" w:hAnsi="Segoe UI Emoji" w:cs="Segoe UI Emoji"/>
                <w:color w:val="00B050"/>
              </w:rPr>
            </w:pPr>
            <w:r>
              <w:rPr>
                <w:rFonts w:ascii="Segoe UI Emoji" w:hAnsi="Segoe UI Emoji" w:cs="Segoe UI Emoji"/>
                <w:color w:val="00B050"/>
              </w:rPr>
              <w:t>✔️</w:t>
            </w:r>
          </w:p>
        </w:tc>
      </w:tr>
      <w:tr w:rsidR="00790185" w14:paraId="6A239CE8" w14:textId="77777777" w:rsidTr="006F1CD4">
        <w:tc>
          <w:tcPr>
            <w:tcW w:w="2317" w:type="dxa"/>
            <w:vAlign w:val="center"/>
          </w:tcPr>
          <w:p w14:paraId="35531BD2" w14:textId="220BA5D4" w:rsidR="00790185" w:rsidRDefault="00790185" w:rsidP="00ED3C33">
            <w:pPr>
              <w:jc w:val="center"/>
            </w:pPr>
            <w:r>
              <w:t xml:space="preserve">Gekoppelde </w:t>
            </w:r>
            <w:r w:rsidR="00385544">
              <w:t>trajectvolgerslijst bekijken</w:t>
            </w:r>
          </w:p>
        </w:tc>
        <w:tc>
          <w:tcPr>
            <w:tcW w:w="1506" w:type="dxa"/>
            <w:vAlign w:val="center"/>
          </w:tcPr>
          <w:p w14:paraId="505F1464" w14:textId="5427DFD0" w:rsidR="00790185" w:rsidRPr="00E051B1" w:rsidRDefault="00195386"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6A9E16A5" w14:textId="0716134F" w:rsidR="00790185" w:rsidRPr="00E051B1" w:rsidRDefault="00DC60F7" w:rsidP="00ED3C33">
            <w:pPr>
              <w:jc w:val="center"/>
              <w:rPr>
                <w:rFonts w:ascii="Segoe UI Emoji" w:hAnsi="Segoe UI Emoji" w:cs="Segoe UI Emoji"/>
                <w:color w:val="FF0000"/>
              </w:rPr>
            </w:pPr>
            <w:r>
              <w:rPr>
                <w:rFonts w:ascii="Segoe UI Emoji" w:hAnsi="Segoe UI Emoji" w:cs="Segoe UI Emoji"/>
                <w:color w:val="00B050"/>
              </w:rPr>
              <w:t>✔️</w:t>
            </w:r>
          </w:p>
        </w:tc>
        <w:tc>
          <w:tcPr>
            <w:tcW w:w="1701" w:type="dxa"/>
            <w:vAlign w:val="center"/>
          </w:tcPr>
          <w:p w14:paraId="4DD79B5F" w14:textId="5160B15F" w:rsidR="00790185" w:rsidRPr="00E051B1" w:rsidRDefault="00DD7CC8"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554" w:type="dxa"/>
            <w:vAlign w:val="center"/>
          </w:tcPr>
          <w:p w14:paraId="637066C6" w14:textId="31132B94" w:rsidR="00790185" w:rsidRDefault="00DC60F7" w:rsidP="00ED3C33">
            <w:pPr>
              <w:jc w:val="center"/>
              <w:rPr>
                <w:rFonts w:ascii="Segoe UI Emoji" w:hAnsi="Segoe UI Emoji" w:cs="Segoe UI Emoji"/>
                <w:color w:val="00B050"/>
              </w:rPr>
            </w:pPr>
            <w:r>
              <w:rPr>
                <w:rFonts w:ascii="Segoe UI Emoji" w:hAnsi="Segoe UI Emoji" w:cs="Segoe UI Emoji"/>
                <w:color w:val="00B050"/>
              </w:rPr>
              <w:t>✔️</w:t>
            </w:r>
          </w:p>
        </w:tc>
      </w:tr>
      <w:tr w:rsidR="00ED3C33" w14:paraId="4B941717" w14:textId="77777777" w:rsidTr="006F1CD4">
        <w:tc>
          <w:tcPr>
            <w:tcW w:w="2317" w:type="dxa"/>
            <w:vAlign w:val="center"/>
          </w:tcPr>
          <w:p w14:paraId="12FAC8CA" w14:textId="05344DF8" w:rsidR="00ED3C33" w:rsidRDefault="00ED3C33" w:rsidP="00ED3C33">
            <w:pPr>
              <w:jc w:val="center"/>
            </w:pPr>
            <w:r>
              <w:t>Gebruikers beheren</w:t>
            </w:r>
          </w:p>
        </w:tc>
        <w:tc>
          <w:tcPr>
            <w:tcW w:w="1506" w:type="dxa"/>
            <w:vAlign w:val="center"/>
          </w:tcPr>
          <w:p w14:paraId="39F5B4B7" w14:textId="55C844D2" w:rsidR="00ED3C33" w:rsidRPr="00E051B1" w:rsidRDefault="00195386"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2222A753" w14:textId="7756D7DB" w:rsidR="00ED3C33" w:rsidRPr="00E051B1" w:rsidRDefault="005B5253"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2679E2A3" w14:textId="0C63F0BF" w:rsidR="00ED3C33" w:rsidRPr="00E051B1" w:rsidRDefault="00F87B62"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554" w:type="dxa"/>
            <w:vAlign w:val="center"/>
          </w:tcPr>
          <w:p w14:paraId="2CF845A2" w14:textId="2E39213F" w:rsidR="00ED3C33" w:rsidRDefault="00ED3C33" w:rsidP="00ED3C33">
            <w:pPr>
              <w:jc w:val="center"/>
              <w:rPr>
                <w:rFonts w:ascii="Segoe UI Emoji" w:hAnsi="Segoe UI Emoji" w:cs="Segoe UI Emoji"/>
                <w:color w:val="00B050"/>
              </w:rPr>
            </w:pPr>
            <w:r>
              <w:rPr>
                <w:rFonts w:ascii="Segoe UI Emoji" w:hAnsi="Segoe UI Emoji" w:cs="Segoe UI Emoji"/>
                <w:color w:val="00B050"/>
              </w:rPr>
              <w:t>✔️</w:t>
            </w:r>
          </w:p>
        </w:tc>
      </w:tr>
      <w:tr w:rsidR="00ED3C33" w14:paraId="41A22BDB" w14:textId="77777777" w:rsidTr="006F1CD4">
        <w:tc>
          <w:tcPr>
            <w:tcW w:w="2317" w:type="dxa"/>
            <w:vAlign w:val="center"/>
          </w:tcPr>
          <w:p w14:paraId="23095239" w14:textId="3E0A7238" w:rsidR="00ED3C33" w:rsidRDefault="00ED3C33" w:rsidP="00ED3C33">
            <w:pPr>
              <w:jc w:val="center"/>
            </w:pPr>
            <w:r>
              <w:t>Gebruiker aanmaken</w:t>
            </w:r>
          </w:p>
        </w:tc>
        <w:tc>
          <w:tcPr>
            <w:tcW w:w="1506" w:type="dxa"/>
            <w:vAlign w:val="center"/>
          </w:tcPr>
          <w:p w14:paraId="37A415BF" w14:textId="0A96418F" w:rsidR="00ED3C33" w:rsidRPr="00E051B1" w:rsidRDefault="00195386"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984" w:type="dxa"/>
            <w:vAlign w:val="center"/>
          </w:tcPr>
          <w:p w14:paraId="2CE30D57" w14:textId="46D43B8A" w:rsidR="00ED3C33" w:rsidRPr="00E051B1" w:rsidRDefault="005B5253"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701" w:type="dxa"/>
            <w:vAlign w:val="center"/>
          </w:tcPr>
          <w:p w14:paraId="1D838AFD" w14:textId="5569A3AA" w:rsidR="00ED3C33" w:rsidRPr="00E051B1" w:rsidRDefault="00F87B62" w:rsidP="00ED3C33">
            <w:pPr>
              <w:jc w:val="center"/>
              <w:rPr>
                <w:rFonts w:ascii="Segoe UI Emoji" w:hAnsi="Segoe UI Emoji" w:cs="Segoe UI Emoji"/>
                <w:color w:val="FF0000"/>
              </w:rPr>
            </w:pPr>
            <w:r w:rsidRPr="00E051B1">
              <w:rPr>
                <w:rFonts w:ascii="Segoe UI Emoji" w:hAnsi="Segoe UI Emoji" w:cs="Segoe UI Emoji"/>
                <w:color w:val="FF0000"/>
              </w:rPr>
              <w:t>❌</w:t>
            </w:r>
          </w:p>
        </w:tc>
        <w:tc>
          <w:tcPr>
            <w:tcW w:w="1554" w:type="dxa"/>
            <w:vAlign w:val="center"/>
          </w:tcPr>
          <w:p w14:paraId="5A77D138" w14:textId="60BD2D59" w:rsidR="00ED3C33" w:rsidRDefault="00ED3C33" w:rsidP="00ED3C33">
            <w:pPr>
              <w:jc w:val="center"/>
              <w:rPr>
                <w:rFonts w:ascii="Segoe UI Emoji" w:hAnsi="Segoe UI Emoji" w:cs="Segoe UI Emoji"/>
                <w:color w:val="00B050"/>
              </w:rPr>
            </w:pPr>
            <w:r>
              <w:rPr>
                <w:rFonts w:ascii="Segoe UI Emoji" w:hAnsi="Segoe UI Emoji" w:cs="Segoe UI Emoji"/>
                <w:color w:val="00B050"/>
              </w:rPr>
              <w:t>✔️</w:t>
            </w:r>
          </w:p>
        </w:tc>
      </w:tr>
      <w:tr w:rsidR="00ED3C33" w:rsidRPr="00D17825" w14:paraId="00B1208A" w14:textId="77777777" w:rsidTr="006F1CD4">
        <w:tc>
          <w:tcPr>
            <w:tcW w:w="2317" w:type="dxa"/>
            <w:vAlign w:val="center"/>
          </w:tcPr>
          <w:p w14:paraId="0F69365C" w14:textId="63161E1F" w:rsidR="00ED3C33" w:rsidRPr="00D17825" w:rsidRDefault="00ED3C33" w:rsidP="00ED3C33">
            <w:pPr>
              <w:jc w:val="center"/>
              <w:rPr>
                <w:lang w:val="nl-BE"/>
              </w:rPr>
            </w:pPr>
            <w:r w:rsidRPr="00D17825">
              <w:rPr>
                <w:lang w:val="nl-BE"/>
              </w:rPr>
              <w:t>Basis e-mail domein aa</w:t>
            </w:r>
            <w:r>
              <w:rPr>
                <w:lang w:val="nl-BE"/>
              </w:rPr>
              <w:t>npassen voor gebruik</w:t>
            </w:r>
            <w:r w:rsidR="001D55D2">
              <w:rPr>
                <w:lang w:val="nl-BE"/>
              </w:rPr>
              <w:t>ers</w:t>
            </w:r>
            <w:r>
              <w:rPr>
                <w:lang w:val="nl-BE"/>
              </w:rPr>
              <w:t>creatie</w:t>
            </w:r>
          </w:p>
        </w:tc>
        <w:tc>
          <w:tcPr>
            <w:tcW w:w="1506" w:type="dxa"/>
            <w:vAlign w:val="center"/>
          </w:tcPr>
          <w:p w14:paraId="52571B92" w14:textId="0BE61D06" w:rsidR="00ED3C33" w:rsidRPr="00D17825" w:rsidRDefault="00195386" w:rsidP="00ED3C33">
            <w:pPr>
              <w:jc w:val="center"/>
              <w:rPr>
                <w:rFonts w:ascii="Segoe UI Emoji" w:hAnsi="Segoe UI Emoji" w:cs="Segoe UI Emoji"/>
                <w:color w:val="FF0000"/>
                <w:lang w:val="nl-BE"/>
              </w:rPr>
            </w:pPr>
            <w:r w:rsidRPr="00E051B1">
              <w:rPr>
                <w:rFonts w:ascii="Segoe UI Emoji" w:hAnsi="Segoe UI Emoji" w:cs="Segoe UI Emoji"/>
                <w:color w:val="FF0000"/>
              </w:rPr>
              <w:t>❌</w:t>
            </w:r>
          </w:p>
        </w:tc>
        <w:tc>
          <w:tcPr>
            <w:tcW w:w="1984" w:type="dxa"/>
            <w:vAlign w:val="center"/>
          </w:tcPr>
          <w:p w14:paraId="72C99A0F" w14:textId="133F0F1C" w:rsidR="00ED3C33" w:rsidRPr="00D17825" w:rsidRDefault="005B5253" w:rsidP="00ED3C33">
            <w:pPr>
              <w:jc w:val="center"/>
              <w:rPr>
                <w:rFonts w:ascii="Segoe UI Emoji" w:hAnsi="Segoe UI Emoji" w:cs="Segoe UI Emoji"/>
                <w:color w:val="FF0000"/>
                <w:lang w:val="nl-BE"/>
              </w:rPr>
            </w:pPr>
            <w:r w:rsidRPr="00E051B1">
              <w:rPr>
                <w:rFonts w:ascii="Segoe UI Emoji" w:hAnsi="Segoe UI Emoji" w:cs="Segoe UI Emoji"/>
                <w:color w:val="FF0000"/>
              </w:rPr>
              <w:t>❌</w:t>
            </w:r>
          </w:p>
        </w:tc>
        <w:tc>
          <w:tcPr>
            <w:tcW w:w="1701" w:type="dxa"/>
            <w:vAlign w:val="center"/>
          </w:tcPr>
          <w:p w14:paraId="3B28327A" w14:textId="0529D950" w:rsidR="00ED3C33" w:rsidRPr="00D17825" w:rsidRDefault="00F87B62" w:rsidP="00ED3C33">
            <w:pPr>
              <w:jc w:val="center"/>
              <w:rPr>
                <w:rFonts w:ascii="Segoe UI Emoji" w:hAnsi="Segoe UI Emoji" w:cs="Segoe UI Emoji"/>
                <w:color w:val="FF0000"/>
                <w:lang w:val="nl-BE"/>
              </w:rPr>
            </w:pPr>
            <w:r w:rsidRPr="00E051B1">
              <w:rPr>
                <w:rFonts w:ascii="Segoe UI Emoji" w:hAnsi="Segoe UI Emoji" w:cs="Segoe UI Emoji"/>
                <w:color w:val="FF0000"/>
              </w:rPr>
              <w:t>❌</w:t>
            </w:r>
          </w:p>
        </w:tc>
        <w:tc>
          <w:tcPr>
            <w:tcW w:w="1554" w:type="dxa"/>
            <w:vAlign w:val="center"/>
          </w:tcPr>
          <w:p w14:paraId="10254412" w14:textId="5481A9C4" w:rsidR="00ED3C33" w:rsidRPr="00D17825" w:rsidRDefault="00ED3C33" w:rsidP="00ED3C33">
            <w:pPr>
              <w:jc w:val="center"/>
              <w:rPr>
                <w:rFonts w:ascii="Segoe UI Emoji" w:hAnsi="Segoe UI Emoji" w:cs="Segoe UI Emoji"/>
                <w:color w:val="00B050"/>
                <w:lang w:val="nl-BE"/>
              </w:rPr>
            </w:pPr>
            <w:r>
              <w:rPr>
                <w:rFonts w:ascii="Segoe UI Emoji" w:hAnsi="Segoe UI Emoji" w:cs="Segoe UI Emoji"/>
                <w:color w:val="00B050"/>
              </w:rPr>
              <w:t>✔️</w:t>
            </w:r>
          </w:p>
        </w:tc>
      </w:tr>
    </w:tbl>
    <w:p w14:paraId="0DF1D94E" w14:textId="3CBA21D7" w:rsidR="001B19B3" w:rsidRDefault="001B19B3" w:rsidP="001B19B3"/>
    <w:p w14:paraId="4BB10F52" w14:textId="77777777" w:rsidR="001B19B3" w:rsidRDefault="001B19B3">
      <w:pPr>
        <w:spacing w:after="200" w:line="276" w:lineRule="auto"/>
        <w:jc w:val="left"/>
      </w:pPr>
      <w:r>
        <w:br w:type="page"/>
      </w:r>
    </w:p>
    <w:p w14:paraId="17F30D95" w14:textId="70D747FE" w:rsidR="003112EF" w:rsidRDefault="003112EF" w:rsidP="003112EF">
      <w:pPr>
        <w:pStyle w:val="Kop1"/>
        <w:numPr>
          <w:ilvl w:val="0"/>
          <w:numId w:val="16"/>
        </w:numPr>
      </w:pPr>
      <w:bookmarkStart w:id="27" w:name="_Toc185802140"/>
      <w:r>
        <w:lastRenderedPageBreak/>
        <w:t>Unieke Structuren</w:t>
      </w:r>
      <w:bookmarkEnd w:id="27"/>
    </w:p>
    <w:p w14:paraId="215F3D3C" w14:textId="0E475B96" w:rsidR="003112EF" w:rsidRDefault="003112EF" w:rsidP="003112EF">
      <w:r>
        <w:t>In volgende sectie beschrijven we unieke structuren in het behandelen van problemen waar rekening mee gehouden moet worden.</w:t>
      </w:r>
    </w:p>
    <w:p w14:paraId="35F98875" w14:textId="2B58F4B0" w:rsidR="003112EF" w:rsidRPr="003112EF" w:rsidRDefault="006B7ADD" w:rsidP="003112EF">
      <w:pPr>
        <w:pStyle w:val="Ondertitel"/>
        <w:numPr>
          <w:ilvl w:val="0"/>
          <w:numId w:val="20"/>
        </w:numPr>
      </w:pPr>
      <w:r>
        <w:t>Exception Handling</w:t>
      </w:r>
    </w:p>
    <w:p w14:paraId="55091C9B" w14:textId="77777777" w:rsidR="00144FC4" w:rsidRDefault="00144FC4">
      <w:pPr>
        <w:spacing w:after="200" w:line="276" w:lineRule="auto"/>
        <w:jc w:val="left"/>
      </w:pPr>
      <w:r w:rsidRPr="00144FC4">
        <w:t xml:space="preserve">De exception handling in de applicatie voor in </w:t>
      </w:r>
      <w:r>
        <w:t>de frontend te laten zien wat er lukt of verkeerd gaat wordt als volgt geregeld.</w:t>
      </w:r>
    </w:p>
    <w:p w14:paraId="3E861A55" w14:textId="77777777" w:rsidR="00144FC4" w:rsidRDefault="00144FC4">
      <w:pPr>
        <w:spacing w:after="200" w:line="276" w:lineRule="auto"/>
        <w:jc w:val="left"/>
      </w:pPr>
      <w:r>
        <w:t>Backend:</w:t>
      </w:r>
    </w:p>
    <w:p w14:paraId="6D4A2759" w14:textId="77777777" w:rsidR="00C62CC6" w:rsidRDefault="00C62CC6" w:rsidP="00144FC4">
      <w:pPr>
        <w:pStyle w:val="Lijstalinea"/>
        <w:numPr>
          <w:ilvl w:val="0"/>
          <w:numId w:val="45"/>
        </w:numPr>
        <w:spacing w:after="200" w:line="276" w:lineRule="auto"/>
        <w:jc w:val="left"/>
      </w:pPr>
      <w:r>
        <w:t>Exception wordt gegooid.</w:t>
      </w:r>
    </w:p>
    <w:p w14:paraId="5FBD8F8F" w14:textId="635B1C1E" w:rsidR="002D5D1B" w:rsidRDefault="002D5D1B" w:rsidP="002D5D1B">
      <w:pPr>
        <w:pStyle w:val="Lijstalinea"/>
        <w:spacing w:after="200" w:line="276" w:lineRule="auto"/>
        <w:jc w:val="left"/>
      </w:pPr>
      <w:r>
        <w:t>Vb:</w:t>
      </w:r>
    </w:p>
    <w:p w14:paraId="378996B7" w14:textId="6896158E" w:rsidR="00474215" w:rsidRDefault="00474215" w:rsidP="002D5D1B">
      <w:pPr>
        <w:pStyle w:val="Lijstalinea"/>
        <w:spacing w:after="200" w:line="276" w:lineRule="auto"/>
        <w:jc w:val="left"/>
      </w:pPr>
      <w:r w:rsidRPr="00474215">
        <w:rPr>
          <w:noProof/>
        </w:rPr>
        <w:drawing>
          <wp:inline distT="0" distB="0" distL="0" distR="0" wp14:anchorId="60C5E63D" wp14:editId="231EA374">
            <wp:extent cx="4892464" cy="251482"/>
            <wp:effectExtent l="0" t="0" r="3810" b="0"/>
            <wp:docPr id="50880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00046" name=""/>
                    <pic:cNvPicPr/>
                  </pic:nvPicPr>
                  <pic:blipFill>
                    <a:blip r:embed="rId35"/>
                    <a:stretch>
                      <a:fillRect/>
                    </a:stretch>
                  </pic:blipFill>
                  <pic:spPr>
                    <a:xfrm>
                      <a:off x="0" y="0"/>
                      <a:ext cx="4892464" cy="251482"/>
                    </a:xfrm>
                    <a:prstGeom prst="rect">
                      <a:avLst/>
                    </a:prstGeom>
                  </pic:spPr>
                </pic:pic>
              </a:graphicData>
            </a:graphic>
          </wp:inline>
        </w:drawing>
      </w:r>
    </w:p>
    <w:p w14:paraId="74F3E7FE" w14:textId="1FC27AFF" w:rsidR="002E4E93" w:rsidRDefault="002E4E93" w:rsidP="002D5D1B">
      <w:pPr>
        <w:pStyle w:val="Lijstalinea"/>
        <w:spacing w:after="200" w:line="276" w:lineRule="auto"/>
        <w:jc w:val="left"/>
      </w:pPr>
      <w:r w:rsidRPr="002E4E93">
        <w:rPr>
          <w:noProof/>
        </w:rPr>
        <w:drawing>
          <wp:inline distT="0" distB="0" distL="0" distR="0" wp14:anchorId="02F5421C" wp14:editId="630B3E4C">
            <wp:extent cx="4904510" cy="576154"/>
            <wp:effectExtent l="0" t="0" r="0" b="0"/>
            <wp:docPr id="126348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88484" name=""/>
                    <pic:cNvPicPr/>
                  </pic:nvPicPr>
                  <pic:blipFill>
                    <a:blip r:embed="rId36"/>
                    <a:stretch>
                      <a:fillRect/>
                    </a:stretch>
                  </pic:blipFill>
                  <pic:spPr>
                    <a:xfrm>
                      <a:off x="0" y="0"/>
                      <a:ext cx="4940029" cy="580327"/>
                    </a:xfrm>
                    <a:prstGeom prst="rect">
                      <a:avLst/>
                    </a:prstGeom>
                  </pic:spPr>
                </pic:pic>
              </a:graphicData>
            </a:graphic>
          </wp:inline>
        </w:drawing>
      </w:r>
    </w:p>
    <w:p w14:paraId="2EBDCCB2" w14:textId="77777777" w:rsidR="002D5D1B" w:rsidRDefault="002D5D1B" w:rsidP="002D5D1B">
      <w:pPr>
        <w:pStyle w:val="Lijstalinea"/>
        <w:spacing w:after="200" w:line="276" w:lineRule="auto"/>
        <w:jc w:val="left"/>
      </w:pPr>
    </w:p>
    <w:p w14:paraId="3E76D0EC" w14:textId="7F343BFB" w:rsidR="00C62CC6" w:rsidRDefault="00C62CC6" w:rsidP="00144FC4">
      <w:pPr>
        <w:pStyle w:val="Lijstalinea"/>
        <w:numPr>
          <w:ilvl w:val="0"/>
          <w:numId w:val="45"/>
        </w:numPr>
        <w:spacing w:after="200" w:line="276" w:lineRule="auto"/>
        <w:jc w:val="left"/>
      </w:pPr>
      <w:r>
        <w:t xml:space="preserve">Exception wordt in de middleware </w:t>
      </w:r>
      <w:r w:rsidR="00BD409E">
        <w:t>onderschept</w:t>
      </w:r>
      <w:r w:rsidR="002E4E93">
        <w:t>.</w:t>
      </w:r>
    </w:p>
    <w:p w14:paraId="7064955B" w14:textId="4F07BCB4" w:rsidR="002E4E93" w:rsidRDefault="008440FD" w:rsidP="002E4E93">
      <w:pPr>
        <w:pStyle w:val="Lijstalinea"/>
        <w:spacing w:after="200" w:line="276" w:lineRule="auto"/>
        <w:jc w:val="left"/>
      </w:pPr>
      <w:r w:rsidRPr="008440FD">
        <w:rPr>
          <w:noProof/>
        </w:rPr>
        <w:drawing>
          <wp:inline distT="0" distB="0" distL="0" distR="0" wp14:anchorId="76DF1257" wp14:editId="5BD8DF1F">
            <wp:extent cx="5760720" cy="4079875"/>
            <wp:effectExtent l="0" t="0" r="0" b="0"/>
            <wp:docPr id="3735154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5479" name="Picture 1" descr="A screen shot of a computer program&#10;&#10;Description automatically generated"/>
                    <pic:cNvPicPr/>
                  </pic:nvPicPr>
                  <pic:blipFill>
                    <a:blip r:embed="rId37"/>
                    <a:stretch>
                      <a:fillRect/>
                    </a:stretch>
                  </pic:blipFill>
                  <pic:spPr>
                    <a:xfrm>
                      <a:off x="0" y="0"/>
                      <a:ext cx="5760720" cy="4079875"/>
                    </a:xfrm>
                    <a:prstGeom prst="rect">
                      <a:avLst/>
                    </a:prstGeom>
                  </pic:spPr>
                </pic:pic>
              </a:graphicData>
            </a:graphic>
          </wp:inline>
        </w:drawing>
      </w:r>
    </w:p>
    <w:p w14:paraId="5149151D" w14:textId="7BBBD193" w:rsidR="001B19B3" w:rsidRDefault="001B19B3">
      <w:pPr>
        <w:spacing w:after="200" w:line="276" w:lineRule="auto"/>
        <w:jc w:val="left"/>
      </w:pPr>
      <w:r>
        <w:br w:type="page"/>
      </w:r>
    </w:p>
    <w:p w14:paraId="5E10B1BB" w14:textId="618C3413" w:rsidR="005537DC" w:rsidRDefault="0046617E" w:rsidP="005537DC">
      <w:pPr>
        <w:pStyle w:val="Lijstalinea"/>
        <w:numPr>
          <w:ilvl w:val="0"/>
          <w:numId w:val="45"/>
        </w:numPr>
        <w:spacing w:after="200" w:line="276" w:lineRule="auto"/>
        <w:jc w:val="left"/>
      </w:pPr>
      <w:r>
        <w:lastRenderedPageBreak/>
        <w:t xml:space="preserve">Waarbij deze </w:t>
      </w:r>
      <w:r w:rsidR="00FE2017">
        <w:t xml:space="preserve">zal zien of </w:t>
      </w:r>
      <w:r w:rsidR="00344522">
        <w:t>de exception gekend is. Indien gekend haalt deze de correcte Nederlandse zin op uit een JSON-file</w:t>
      </w:r>
      <w:r w:rsidR="006E600C">
        <w:t>, en stuurt deze uit naar de frontend</w:t>
      </w:r>
      <w:r w:rsidR="00344522">
        <w:t xml:space="preserve">. Intern wordt de exception message met handige debug informatie nog als normaal </w:t>
      </w:r>
      <w:r w:rsidR="006E600C">
        <w:t>getoond.</w:t>
      </w:r>
    </w:p>
    <w:p w14:paraId="3B0571A0" w14:textId="01BD79C3" w:rsidR="005537DC" w:rsidRDefault="005537DC" w:rsidP="005537DC">
      <w:pPr>
        <w:pStyle w:val="Lijstalinea"/>
        <w:spacing w:after="200" w:line="276" w:lineRule="auto"/>
        <w:jc w:val="left"/>
      </w:pPr>
      <w:r>
        <w:t>Vb:</w:t>
      </w:r>
    </w:p>
    <w:p w14:paraId="27A54949" w14:textId="13AC3BC4" w:rsidR="008440FD" w:rsidRDefault="00F873F8" w:rsidP="005537DC">
      <w:pPr>
        <w:pStyle w:val="Lijstalinea"/>
        <w:spacing w:after="200" w:line="276" w:lineRule="auto"/>
        <w:jc w:val="left"/>
      </w:pPr>
      <w:r>
        <w:t>Ophalen messages:</w:t>
      </w:r>
    </w:p>
    <w:p w14:paraId="55919124" w14:textId="7092475C" w:rsidR="00F873F8" w:rsidRDefault="00F873F8" w:rsidP="005537DC">
      <w:pPr>
        <w:pStyle w:val="Lijstalinea"/>
        <w:spacing w:after="200" w:line="276" w:lineRule="auto"/>
        <w:jc w:val="left"/>
      </w:pPr>
      <w:r w:rsidRPr="00F873F8">
        <w:rPr>
          <w:noProof/>
        </w:rPr>
        <w:drawing>
          <wp:inline distT="0" distB="0" distL="0" distR="0" wp14:anchorId="36C87588" wp14:editId="292C96F5">
            <wp:extent cx="5760720" cy="2632710"/>
            <wp:effectExtent l="0" t="0" r="0" b="0"/>
            <wp:docPr id="968425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2591" name="Picture 1" descr="A screen shot of a computer screen&#10;&#10;Description automatically generated"/>
                    <pic:cNvPicPr/>
                  </pic:nvPicPr>
                  <pic:blipFill>
                    <a:blip r:embed="rId38"/>
                    <a:stretch>
                      <a:fillRect/>
                    </a:stretch>
                  </pic:blipFill>
                  <pic:spPr>
                    <a:xfrm>
                      <a:off x="0" y="0"/>
                      <a:ext cx="5760720" cy="2632710"/>
                    </a:xfrm>
                    <a:prstGeom prst="rect">
                      <a:avLst/>
                    </a:prstGeom>
                  </pic:spPr>
                </pic:pic>
              </a:graphicData>
            </a:graphic>
          </wp:inline>
        </w:drawing>
      </w:r>
    </w:p>
    <w:p w14:paraId="7FD86B70" w14:textId="2A2EC0AA" w:rsidR="00F873F8" w:rsidRDefault="00F873F8" w:rsidP="005537DC">
      <w:pPr>
        <w:pStyle w:val="Lijstalinea"/>
        <w:spacing w:after="200" w:line="276" w:lineRule="auto"/>
        <w:jc w:val="left"/>
      </w:pPr>
      <w:r>
        <w:t>Vb message:</w:t>
      </w:r>
    </w:p>
    <w:p w14:paraId="372D2C5B" w14:textId="200A05AB" w:rsidR="005537DC" w:rsidRDefault="005537DC" w:rsidP="005537DC">
      <w:pPr>
        <w:pStyle w:val="Lijstalinea"/>
        <w:spacing w:after="200" w:line="276" w:lineRule="auto"/>
        <w:jc w:val="left"/>
      </w:pPr>
      <w:r w:rsidRPr="005537DC">
        <w:rPr>
          <w:noProof/>
        </w:rPr>
        <w:drawing>
          <wp:inline distT="0" distB="0" distL="0" distR="0" wp14:anchorId="3B8831DC" wp14:editId="5D7BF269">
            <wp:extent cx="5746607" cy="158750"/>
            <wp:effectExtent l="0" t="0" r="6985" b="0"/>
            <wp:docPr id="107196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5229" name=""/>
                    <pic:cNvPicPr/>
                  </pic:nvPicPr>
                  <pic:blipFill rotWithShape="1">
                    <a:blip r:embed="rId39"/>
                    <a:srcRect t="24012" b="25966"/>
                    <a:stretch/>
                  </pic:blipFill>
                  <pic:spPr bwMode="auto">
                    <a:xfrm>
                      <a:off x="0" y="0"/>
                      <a:ext cx="5760720" cy="159140"/>
                    </a:xfrm>
                    <a:prstGeom prst="rect">
                      <a:avLst/>
                    </a:prstGeom>
                    <a:ln>
                      <a:noFill/>
                    </a:ln>
                    <a:extLst>
                      <a:ext uri="{53640926-AAD7-44D8-BBD7-CCE9431645EC}">
                        <a14:shadowObscured xmlns:a14="http://schemas.microsoft.com/office/drawing/2010/main"/>
                      </a:ext>
                    </a:extLst>
                  </pic:spPr>
                </pic:pic>
              </a:graphicData>
            </a:graphic>
          </wp:inline>
        </w:drawing>
      </w:r>
    </w:p>
    <w:p w14:paraId="7102724D" w14:textId="3FBE84E5" w:rsidR="00DD5535" w:rsidRDefault="00F873F8" w:rsidP="005537DC">
      <w:pPr>
        <w:pStyle w:val="Lijstalinea"/>
        <w:spacing w:after="200" w:line="276" w:lineRule="auto"/>
        <w:jc w:val="left"/>
      </w:pPr>
      <w:r>
        <w:t xml:space="preserve">(Zie </w:t>
      </w:r>
      <w:r w:rsidR="00921A9A">
        <w:t>codebl</w:t>
      </w:r>
      <w:r w:rsidR="009D7397">
        <w:t>ock stap 2</w:t>
      </w:r>
      <w:r>
        <w:t xml:space="preserve"> voor werking)</w:t>
      </w:r>
    </w:p>
    <w:p w14:paraId="2C6B3E45" w14:textId="29409A49" w:rsidR="001B19B3" w:rsidRDefault="001B19B3">
      <w:pPr>
        <w:spacing w:after="200" w:line="276" w:lineRule="auto"/>
        <w:jc w:val="left"/>
      </w:pPr>
      <w:r>
        <w:br w:type="page"/>
      </w:r>
    </w:p>
    <w:p w14:paraId="53311DD3" w14:textId="77777777" w:rsidR="006E600C" w:rsidRDefault="006E600C" w:rsidP="006E600C">
      <w:pPr>
        <w:spacing w:after="200" w:line="276" w:lineRule="auto"/>
        <w:jc w:val="left"/>
      </w:pPr>
      <w:r>
        <w:lastRenderedPageBreak/>
        <w:t>Frontend:</w:t>
      </w:r>
    </w:p>
    <w:p w14:paraId="2488E924" w14:textId="60B23C72" w:rsidR="004F51DE" w:rsidRDefault="006E600C" w:rsidP="006E600C">
      <w:pPr>
        <w:pStyle w:val="Lijstalinea"/>
        <w:numPr>
          <w:ilvl w:val="0"/>
          <w:numId w:val="46"/>
        </w:numPr>
        <w:spacing w:after="200" w:line="276" w:lineRule="auto"/>
        <w:jc w:val="left"/>
      </w:pPr>
      <w:r>
        <w:t xml:space="preserve">In de frontend </w:t>
      </w:r>
      <w:r w:rsidR="00094061">
        <w:t xml:space="preserve">erven alle services over van een </w:t>
      </w:r>
      <w:r w:rsidR="00365396" w:rsidRPr="00365396">
        <w:t>ServiceApiBlueprint</w:t>
      </w:r>
      <w:r w:rsidR="00365396">
        <w:t xml:space="preserve"> </w:t>
      </w:r>
      <w:r w:rsidR="00094061">
        <w:t xml:space="preserve">Class. Deze klasse definieert </w:t>
      </w:r>
      <w:r w:rsidR="001A2145">
        <w:t xml:space="preserve">GET, POST, PUT, PATCH en DELETE methoden. Waarbij </w:t>
      </w:r>
      <w:r w:rsidR="00B17901">
        <w:t>hier de exception handling gebeurt.</w:t>
      </w:r>
      <w:r w:rsidR="004F51DE">
        <w:t xml:space="preserve"> </w:t>
      </w:r>
    </w:p>
    <w:p w14:paraId="5A006BBC" w14:textId="77777777" w:rsidR="00404B05" w:rsidRDefault="00404B05" w:rsidP="00404B05">
      <w:pPr>
        <w:pStyle w:val="Lijstalinea"/>
        <w:spacing w:after="200" w:line="276" w:lineRule="auto"/>
        <w:jc w:val="left"/>
      </w:pPr>
    </w:p>
    <w:p w14:paraId="7A0AC8BD" w14:textId="1B3990AF" w:rsidR="00404B05" w:rsidRDefault="00404B05" w:rsidP="00404B05">
      <w:pPr>
        <w:pStyle w:val="Lijstalinea"/>
        <w:spacing w:after="200" w:line="276" w:lineRule="auto"/>
        <w:jc w:val="left"/>
      </w:pPr>
      <w:r>
        <w:t>Default Method:</w:t>
      </w:r>
    </w:p>
    <w:p w14:paraId="619A1A12" w14:textId="624BCF4A" w:rsidR="00404B05" w:rsidRDefault="00404B05" w:rsidP="001B19B3">
      <w:pPr>
        <w:pStyle w:val="Lijstalinea"/>
        <w:spacing w:after="200" w:line="276" w:lineRule="auto"/>
        <w:jc w:val="center"/>
      </w:pPr>
      <w:r w:rsidRPr="00404B05">
        <w:rPr>
          <w:noProof/>
        </w:rPr>
        <w:drawing>
          <wp:inline distT="0" distB="0" distL="0" distR="0" wp14:anchorId="115C3136" wp14:editId="4289EE6F">
            <wp:extent cx="5760720" cy="3409950"/>
            <wp:effectExtent l="0" t="0" r="0" b="0"/>
            <wp:docPr id="172699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686" name="Picture 1" descr="A screenshot of a computer program&#10;&#10;Description automatically generated"/>
                    <pic:cNvPicPr/>
                  </pic:nvPicPr>
                  <pic:blipFill>
                    <a:blip r:embed="rId40"/>
                    <a:stretch>
                      <a:fillRect/>
                    </a:stretch>
                  </pic:blipFill>
                  <pic:spPr>
                    <a:xfrm>
                      <a:off x="0" y="0"/>
                      <a:ext cx="5760720" cy="3409950"/>
                    </a:xfrm>
                    <a:prstGeom prst="rect">
                      <a:avLst/>
                    </a:prstGeom>
                  </pic:spPr>
                </pic:pic>
              </a:graphicData>
            </a:graphic>
          </wp:inline>
        </w:drawing>
      </w:r>
    </w:p>
    <w:p w14:paraId="2CAA9E6A" w14:textId="77777777" w:rsidR="00365396" w:rsidRDefault="00365396" w:rsidP="00365396">
      <w:pPr>
        <w:pStyle w:val="Lijstalinea"/>
        <w:spacing w:after="200" w:line="276" w:lineRule="auto"/>
        <w:jc w:val="left"/>
      </w:pPr>
    </w:p>
    <w:p w14:paraId="372774A3" w14:textId="248F0550" w:rsidR="00B60CB2" w:rsidRDefault="00B60CB2" w:rsidP="00365396">
      <w:pPr>
        <w:pStyle w:val="Lijstalinea"/>
        <w:spacing w:after="200" w:line="276" w:lineRule="auto"/>
        <w:jc w:val="left"/>
      </w:pPr>
      <w:r>
        <w:t xml:space="preserve">Default </w:t>
      </w:r>
      <w:r w:rsidR="00404B05">
        <w:t>GET, POST, PUT, PATCH en DELETE methoden</w:t>
      </w:r>
      <w:r>
        <w:t>:</w:t>
      </w:r>
    </w:p>
    <w:p w14:paraId="239B5BAB" w14:textId="21956696" w:rsidR="00365396" w:rsidRDefault="00B60CB2" w:rsidP="00B60CB2">
      <w:pPr>
        <w:pStyle w:val="Lijstalinea"/>
        <w:spacing w:after="200" w:line="276" w:lineRule="auto"/>
        <w:jc w:val="center"/>
      </w:pPr>
      <w:r w:rsidRPr="00B60CB2">
        <w:rPr>
          <w:noProof/>
        </w:rPr>
        <w:drawing>
          <wp:inline distT="0" distB="0" distL="0" distR="0" wp14:anchorId="7B8D3F30" wp14:editId="733A2C4D">
            <wp:extent cx="4831080" cy="2653047"/>
            <wp:effectExtent l="0" t="0" r="7620" b="0"/>
            <wp:docPr id="49329838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8380" name="Picture 1" descr="A screen shot of a computer screen&#10;&#10;Description automatically generated"/>
                    <pic:cNvPicPr/>
                  </pic:nvPicPr>
                  <pic:blipFill>
                    <a:blip r:embed="rId41"/>
                    <a:stretch>
                      <a:fillRect/>
                    </a:stretch>
                  </pic:blipFill>
                  <pic:spPr>
                    <a:xfrm>
                      <a:off x="0" y="0"/>
                      <a:ext cx="4836761" cy="2656167"/>
                    </a:xfrm>
                    <a:prstGeom prst="rect">
                      <a:avLst/>
                    </a:prstGeom>
                  </pic:spPr>
                </pic:pic>
              </a:graphicData>
            </a:graphic>
          </wp:inline>
        </w:drawing>
      </w:r>
    </w:p>
    <w:p w14:paraId="1488318D" w14:textId="77777777" w:rsidR="00B60CB2" w:rsidRDefault="00B60CB2" w:rsidP="00B60CB2">
      <w:pPr>
        <w:pStyle w:val="Lijstalinea"/>
        <w:spacing w:after="200" w:line="276" w:lineRule="auto"/>
        <w:jc w:val="center"/>
      </w:pPr>
    </w:p>
    <w:p w14:paraId="2C6FA94E" w14:textId="77777777" w:rsidR="00B60CB2" w:rsidRDefault="00B60CB2" w:rsidP="00B60CB2">
      <w:pPr>
        <w:pStyle w:val="Lijstalinea"/>
        <w:spacing w:after="200" w:line="276" w:lineRule="auto"/>
        <w:jc w:val="center"/>
      </w:pPr>
    </w:p>
    <w:p w14:paraId="2B591915" w14:textId="77777777" w:rsidR="004F51DE" w:rsidRDefault="004F51DE" w:rsidP="004F51DE">
      <w:pPr>
        <w:pStyle w:val="Lijstalinea"/>
        <w:spacing w:after="200" w:line="276" w:lineRule="auto"/>
        <w:jc w:val="left"/>
      </w:pPr>
    </w:p>
    <w:p w14:paraId="1F2378C6" w14:textId="335DF11F" w:rsidR="00B67D6F" w:rsidRDefault="00B17901" w:rsidP="001B19B3">
      <w:pPr>
        <w:pStyle w:val="Lijstalinea"/>
        <w:numPr>
          <w:ilvl w:val="0"/>
          <w:numId w:val="46"/>
        </w:numPr>
        <w:spacing w:after="200" w:line="276" w:lineRule="auto"/>
        <w:jc w:val="left"/>
      </w:pPr>
      <w:r>
        <w:lastRenderedPageBreak/>
        <w:t>Bij een succesvolle operatie kan een onsuccess actie aangeroepen worden. Hierin kan een toastmessage worden invoked in de frontend zodat de gebruiker weet dat de operatie gelukt is.</w:t>
      </w:r>
    </w:p>
    <w:p w14:paraId="7278AF7F" w14:textId="55706C16" w:rsidR="00B67D6F" w:rsidRDefault="00747292" w:rsidP="00701F09">
      <w:pPr>
        <w:spacing w:after="200" w:line="276" w:lineRule="auto"/>
        <w:ind w:firstLine="708"/>
        <w:jc w:val="left"/>
      </w:pPr>
      <w:r>
        <w:t>Bv:</w:t>
      </w:r>
    </w:p>
    <w:p w14:paraId="02269BE0" w14:textId="1CFD3256" w:rsidR="00747292" w:rsidRDefault="00747292" w:rsidP="00701F09">
      <w:pPr>
        <w:spacing w:after="200" w:line="276" w:lineRule="auto"/>
        <w:ind w:firstLine="708"/>
        <w:jc w:val="center"/>
      </w:pPr>
      <w:r w:rsidRPr="00747292">
        <w:rPr>
          <w:noProof/>
        </w:rPr>
        <w:drawing>
          <wp:inline distT="0" distB="0" distL="0" distR="0" wp14:anchorId="3880CFA1" wp14:editId="51CDD9E9">
            <wp:extent cx="5760720" cy="1154430"/>
            <wp:effectExtent l="0" t="0" r="0" b="7620"/>
            <wp:docPr id="2071324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4553" name="Picture 1" descr="A screen shot of a computer&#10;&#10;Description automatically generated"/>
                    <pic:cNvPicPr/>
                  </pic:nvPicPr>
                  <pic:blipFill>
                    <a:blip r:embed="rId42"/>
                    <a:stretch>
                      <a:fillRect/>
                    </a:stretch>
                  </pic:blipFill>
                  <pic:spPr>
                    <a:xfrm>
                      <a:off x="0" y="0"/>
                      <a:ext cx="5760720" cy="1154430"/>
                    </a:xfrm>
                    <a:prstGeom prst="rect">
                      <a:avLst/>
                    </a:prstGeom>
                  </pic:spPr>
                </pic:pic>
              </a:graphicData>
            </a:graphic>
          </wp:inline>
        </w:drawing>
      </w:r>
    </w:p>
    <w:p w14:paraId="622C788C" w14:textId="77777777" w:rsidR="00B67D6F" w:rsidRDefault="00B67D6F" w:rsidP="00B67D6F">
      <w:pPr>
        <w:pStyle w:val="Lijstalinea"/>
        <w:spacing w:after="200" w:line="276" w:lineRule="auto"/>
        <w:jc w:val="left"/>
      </w:pPr>
    </w:p>
    <w:p w14:paraId="0C76DA25" w14:textId="77777777" w:rsidR="00B67D6F" w:rsidRDefault="00B67D6F" w:rsidP="00B67D6F">
      <w:pPr>
        <w:pStyle w:val="Lijstalinea"/>
        <w:spacing w:after="200" w:line="276" w:lineRule="auto"/>
        <w:jc w:val="left"/>
      </w:pPr>
    </w:p>
    <w:p w14:paraId="7159F36F" w14:textId="77777777" w:rsidR="00B67D6F" w:rsidRDefault="00B67D6F" w:rsidP="00B67D6F">
      <w:pPr>
        <w:pStyle w:val="Lijstalinea"/>
        <w:spacing w:after="200" w:line="276" w:lineRule="auto"/>
        <w:jc w:val="left"/>
      </w:pPr>
    </w:p>
    <w:p w14:paraId="5278EDDD" w14:textId="77777777" w:rsidR="00B67D6F" w:rsidRDefault="00B17901" w:rsidP="006E600C">
      <w:pPr>
        <w:pStyle w:val="Lijstalinea"/>
        <w:numPr>
          <w:ilvl w:val="0"/>
          <w:numId w:val="46"/>
        </w:numPr>
        <w:spacing w:after="200" w:line="276" w:lineRule="auto"/>
        <w:jc w:val="left"/>
      </w:pPr>
      <w:r>
        <w:t xml:space="preserve">Bij een niet succesvolle operatie zal de service </w:t>
      </w:r>
      <w:r w:rsidR="00951026">
        <w:t xml:space="preserve">de Nederlandse </w:t>
      </w:r>
      <w:r w:rsidR="009860CE">
        <w:t>bericht van de backend opvangen en tonen aan de gebruiker. Het bericht is zo opgesteld dat het niet sensitieve data bevat, en het duidelijk blijft voor de gebruiker.</w:t>
      </w:r>
    </w:p>
    <w:p w14:paraId="432D66E2" w14:textId="2FA82160" w:rsidR="00B67D6F" w:rsidRDefault="00B67D6F" w:rsidP="00701F09">
      <w:pPr>
        <w:spacing w:after="200" w:line="276" w:lineRule="auto"/>
        <w:ind w:firstLine="708"/>
        <w:jc w:val="center"/>
      </w:pPr>
      <w:r w:rsidRPr="00B67D6F">
        <w:rPr>
          <w:noProof/>
        </w:rPr>
        <w:drawing>
          <wp:inline distT="0" distB="0" distL="0" distR="0" wp14:anchorId="60153092" wp14:editId="2D84F9CD">
            <wp:extent cx="5760720" cy="3582670"/>
            <wp:effectExtent l="0" t="0" r="0" b="0"/>
            <wp:docPr id="11505832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83266" name="Picture 1" descr="A screen shot of a computer program&#10;&#10;Description automatically generated"/>
                    <pic:cNvPicPr/>
                  </pic:nvPicPr>
                  <pic:blipFill>
                    <a:blip r:embed="rId43"/>
                    <a:stretch>
                      <a:fillRect/>
                    </a:stretch>
                  </pic:blipFill>
                  <pic:spPr>
                    <a:xfrm>
                      <a:off x="0" y="0"/>
                      <a:ext cx="5760720" cy="3582670"/>
                    </a:xfrm>
                    <a:prstGeom prst="rect">
                      <a:avLst/>
                    </a:prstGeom>
                  </pic:spPr>
                </pic:pic>
              </a:graphicData>
            </a:graphic>
          </wp:inline>
        </w:drawing>
      </w:r>
    </w:p>
    <w:p w14:paraId="50FB366E" w14:textId="469B64DB" w:rsidR="00D9646E" w:rsidRPr="00144FC4" w:rsidRDefault="00D9646E" w:rsidP="00B67D6F">
      <w:pPr>
        <w:spacing w:after="200" w:line="276" w:lineRule="auto"/>
        <w:jc w:val="left"/>
      </w:pPr>
      <w:r w:rsidRPr="00144FC4">
        <w:br w:type="page"/>
      </w:r>
    </w:p>
    <w:p w14:paraId="260115F5" w14:textId="780B71B3" w:rsidR="001B5238" w:rsidRPr="001B5238" w:rsidRDefault="00FF78EC" w:rsidP="00362B42">
      <w:pPr>
        <w:pStyle w:val="Kop1"/>
        <w:numPr>
          <w:ilvl w:val="0"/>
          <w:numId w:val="16"/>
        </w:numPr>
      </w:pPr>
      <w:bookmarkStart w:id="28" w:name="_Toc519317888"/>
      <w:bookmarkStart w:id="29" w:name="_Toc378765646"/>
      <w:bookmarkStart w:id="30" w:name="_Toc185802141"/>
      <w:r w:rsidRPr="00DC223D">
        <w:lastRenderedPageBreak/>
        <w:t>Documentatie</w:t>
      </w:r>
      <w:bookmarkEnd w:id="28"/>
      <w:bookmarkEnd w:id="29"/>
      <w:bookmarkEnd w:id="30"/>
    </w:p>
    <w:p w14:paraId="1275F77B" w14:textId="77777777" w:rsidR="004C63C1" w:rsidRPr="004C63C1" w:rsidRDefault="004C63C1" w:rsidP="004C63C1">
      <w:pPr>
        <w:rPr>
          <w:color w:val="auto"/>
          <w:lang w:val="nl-BE"/>
        </w:rPr>
      </w:pPr>
      <w:r w:rsidRPr="004C63C1">
        <w:rPr>
          <w:color w:val="auto"/>
          <w:lang w:val="nl-BE"/>
        </w:rPr>
        <w:t>In de tabel wordt uitgelegd welke documentatie er voor de software wordt gemaakt, en voor wie die bedoeld is:</w:t>
      </w:r>
    </w:p>
    <w:p w14:paraId="52A3E567" w14:textId="77777777" w:rsidR="004C63C1" w:rsidRPr="004C63C1" w:rsidRDefault="004C63C1" w:rsidP="004C63C1">
      <w:pPr>
        <w:numPr>
          <w:ilvl w:val="0"/>
          <w:numId w:val="31"/>
        </w:numPr>
        <w:rPr>
          <w:color w:val="auto"/>
          <w:lang w:val="nl-BE"/>
        </w:rPr>
      </w:pPr>
      <w:r w:rsidRPr="004C63C1">
        <w:rPr>
          <w:b/>
          <w:color w:val="auto"/>
          <w:lang w:val="nl-BE"/>
        </w:rPr>
        <w:t>Code documentatie</w:t>
      </w:r>
      <w:r w:rsidRPr="004C63C1">
        <w:rPr>
          <w:color w:val="auto"/>
          <w:lang w:val="nl-BE"/>
        </w:rPr>
        <w:t>: Dit is voor programmeurs en ontwikkelaars. Het legt uit hoe de software werkt, zoals de functies en instellingen. Via Swagger kunnen ze de API testen.</w:t>
      </w:r>
    </w:p>
    <w:p w14:paraId="74A47FB5" w14:textId="77777777" w:rsidR="004C63C1" w:rsidRPr="004C63C1" w:rsidRDefault="004C63C1" w:rsidP="004C63C1">
      <w:pPr>
        <w:numPr>
          <w:ilvl w:val="0"/>
          <w:numId w:val="31"/>
        </w:numPr>
        <w:rPr>
          <w:color w:val="auto"/>
          <w:lang w:val="nl-BE"/>
        </w:rPr>
      </w:pPr>
      <w:r w:rsidRPr="004C63C1">
        <w:rPr>
          <w:b/>
          <w:color w:val="auto"/>
          <w:lang w:val="nl-BE"/>
        </w:rPr>
        <w:t>Installatiehandleiding</w:t>
      </w:r>
      <w:r w:rsidRPr="004C63C1">
        <w:rPr>
          <w:color w:val="auto"/>
          <w:lang w:val="nl-BE"/>
        </w:rPr>
        <w:t>: Dit is voor systeembeheerders en IT-professionals. Het bevat duidelijke stappen om de software te installeren en in te stellen, aangezien er geen automatische installatie is.</w:t>
      </w:r>
    </w:p>
    <w:p w14:paraId="6D9C7191" w14:textId="2FB6B89D" w:rsidR="009A1051" w:rsidRPr="0040273E" w:rsidRDefault="004C63C1" w:rsidP="009A1051">
      <w:pPr>
        <w:numPr>
          <w:ilvl w:val="0"/>
          <w:numId w:val="31"/>
        </w:numPr>
        <w:rPr>
          <w:color w:val="auto"/>
          <w:lang w:val="nl-BE"/>
        </w:rPr>
      </w:pPr>
      <w:r w:rsidRPr="004C63C1">
        <w:rPr>
          <w:b/>
          <w:color w:val="auto"/>
          <w:lang w:val="nl-BE"/>
        </w:rPr>
        <w:t>Gebruikershandleiding</w:t>
      </w:r>
      <w:r w:rsidRPr="004C63C1">
        <w:rPr>
          <w:color w:val="auto"/>
          <w:lang w:val="nl-BE"/>
        </w:rPr>
        <w:t>: Dit is voor de eindgebruikers. Het geeft stapsgewijze uitleg over hoe ze de webapplicatie moeten gebruiken. Er komen vier verschillende handleidingen voor verschillende gebruikers: administrators, content makers, trajectbegeleiders en trajectvolgers.</w:t>
      </w:r>
    </w:p>
    <w:p w14:paraId="1E1DC703" w14:textId="77777777" w:rsidR="0020003F" w:rsidRPr="0040273E" w:rsidRDefault="0020003F" w:rsidP="004820B3">
      <w:pPr>
        <w:ind w:left="720"/>
        <w:rPr>
          <w:color w:val="auto"/>
          <w:lang w:val="nl-BE"/>
        </w:rPr>
      </w:pPr>
    </w:p>
    <w:tbl>
      <w:tblPr>
        <w:tblStyle w:val="Tabelraster"/>
        <w:tblW w:w="0" w:type="auto"/>
        <w:tblLook w:val="04A0" w:firstRow="1" w:lastRow="0" w:firstColumn="1" w:lastColumn="0" w:noHBand="0" w:noVBand="1"/>
      </w:tblPr>
      <w:tblGrid>
        <w:gridCol w:w="2689"/>
        <w:gridCol w:w="6373"/>
      </w:tblGrid>
      <w:tr w:rsidR="00B95E77" w:rsidRPr="009F74A9" w14:paraId="45A859BE" w14:textId="77777777" w:rsidTr="00EF1854">
        <w:tc>
          <w:tcPr>
            <w:tcW w:w="2689" w:type="dxa"/>
            <w:vAlign w:val="center"/>
          </w:tcPr>
          <w:p w14:paraId="36037FBB" w14:textId="456C8E1A" w:rsidR="00B95E77" w:rsidRPr="009F74A9" w:rsidRDefault="00336F43" w:rsidP="00EF1854">
            <w:pPr>
              <w:pStyle w:val="Plattetekstinspringen"/>
              <w:ind w:left="0"/>
              <w:jc w:val="center"/>
            </w:pPr>
            <w:r>
              <w:t>T</w:t>
            </w:r>
            <w:r w:rsidR="00EF1854">
              <w:t>ype Document</w:t>
            </w:r>
          </w:p>
        </w:tc>
        <w:tc>
          <w:tcPr>
            <w:tcW w:w="6373" w:type="dxa"/>
            <w:vAlign w:val="center"/>
          </w:tcPr>
          <w:p w14:paraId="3F47EEFE" w14:textId="58E5C405" w:rsidR="00B95E77" w:rsidRPr="009F74A9" w:rsidRDefault="00EF1854" w:rsidP="00EF1854">
            <w:pPr>
              <w:pStyle w:val="Plattetekstinspringen"/>
              <w:ind w:left="0"/>
              <w:jc w:val="center"/>
            </w:pPr>
            <w:r>
              <w:t>Beschrijving</w:t>
            </w:r>
          </w:p>
        </w:tc>
      </w:tr>
      <w:tr w:rsidR="00B95E77" w:rsidRPr="00AB27A8" w14:paraId="36D0D955" w14:textId="77777777" w:rsidTr="003B6713">
        <w:tc>
          <w:tcPr>
            <w:tcW w:w="2689" w:type="dxa"/>
          </w:tcPr>
          <w:p w14:paraId="6687B533" w14:textId="77777777" w:rsidR="00B95E77" w:rsidRPr="00D5436E" w:rsidRDefault="00B95E77" w:rsidP="003B6713">
            <w:pPr>
              <w:pStyle w:val="Plattetekstinspringen"/>
              <w:ind w:left="0"/>
              <w:jc w:val="left"/>
              <w:rPr>
                <w:color w:val="auto"/>
              </w:rPr>
            </w:pPr>
            <w:r w:rsidRPr="00D5436E">
              <w:rPr>
                <w:color w:val="auto"/>
              </w:rPr>
              <w:t>Type: Code documentatie</w:t>
            </w:r>
          </w:p>
          <w:p w14:paraId="7F3F43EF" w14:textId="77777777" w:rsidR="00B95E77" w:rsidRPr="00D5436E" w:rsidRDefault="00B95E77" w:rsidP="003B6713">
            <w:pPr>
              <w:pStyle w:val="Plattetekstinspringen"/>
              <w:ind w:left="0"/>
              <w:jc w:val="left"/>
              <w:rPr>
                <w:color w:val="auto"/>
              </w:rPr>
            </w:pPr>
            <w:r w:rsidRPr="00D5436E">
              <w:rPr>
                <w:color w:val="auto"/>
              </w:rPr>
              <w:t>Doelpubliek:</w:t>
            </w:r>
          </w:p>
          <w:p w14:paraId="391E22EF" w14:textId="77777777" w:rsidR="00B95E77" w:rsidRPr="00D5436E" w:rsidRDefault="00B95E77" w:rsidP="00B95E77">
            <w:pPr>
              <w:pStyle w:val="Plattetekstinspringen"/>
              <w:numPr>
                <w:ilvl w:val="1"/>
                <w:numId w:val="14"/>
              </w:numPr>
              <w:jc w:val="left"/>
              <w:rPr>
                <w:color w:val="auto"/>
              </w:rPr>
            </w:pPr>
            <w:r w:rsidRPr="00D5436E">
              <w:rPr>
                <w:color w:val="auto"/>
              </w:rPr>
              <w:t>Programmeurs</w:t>
            </w:r>
          </w:p>
          <w:p w14:paraId="542EEF15" w14:textId="77777777" w:rsidR="00B95E77" w:rsidRPr="00D5436E" w:rsidRDefault="00B95E77" w:rsidP="00B95E77">
            <w:pPr>
              <w:pStyle w:val="Plattetekstinspringen"/>
              <w:numPr>
                <w:ilvl w:val="1"/>
                <w:numId w:val="14"/>
              </w:numPr>
              <w:jc w:val="left"/>
              <w:rPr>
                <w:color w:val="auto"/>
              </w:rPr>
            </w:pPr>
            <w:r w:rsidRPr="00D5436E">
              <w:rPr>
                <w:color w:val="auto"/>
              </w:rPr>
              <w:t>Ontwikkelaars</w:t>
            </w:r>
          </w:p>
        </w:tc>
        <w:tc>
          <w:tcPr>
            <w:tcW w:w="6373" w:type="dxa"/>
          </w:tcPr>
          <w:p w14:paraId="62CF97D6" w14:textId="4AF2C298" w:rsidR="00B95E77" w:rsidRPr="001808EA" w:rsidRDefault="00B95E77" w:rsidP="00FF1772">
            <w:pPr>
              <w:pStyle w:val="Plattetekstinspringen"/>
              <w:spacing w:after="200" w:line="276" w:lineRule="auto"/>
              <w:ind w:left="0"/>
              <w:jc w:val="left"/>
              <w:rPr>
                <w:rFonts w:eastAsia="Calibri" w:cs="Calibri"/>
                <w:color w:val="auto"/>
              </w:rPr>
            </w:pPr>
            <w:r w:rsidRPr="001808EA">
              <w:rPr>
                <w:rFonts w:eastAsia="Calibri" w:cs="Calibri"/>
                <w:color w:val="auto"/>
              </w:rPr>
              <w:t>Documentatie voor de API:</w:t>
            </w:r>
          </w:p>
          <w:p w14:paraId="5100E886" w14:textId="77777777" w:rsidR="00B95E77" w:rsidRPr="001808EA" w:rsidRDefault="00B95E77" w:rsidP="00B95E77">
            <w:pPr>
              <w:pStyle w:val="Plattetekstinspringen"/>
              <w:numPr>
                <w:ilvl w:val="0"/>
                <w:numId w:val="14"/>
              </w:numPr>
              <w:spacing w:after="200" w:line="276" w:lineRule="auto"/>
              <w:jc w:val="left"/>
              <w:rPr>
                <w:rFonts w:eastAsia="Calibri" w:cs="Calibri"/>
                <w:color w:val="auto"/>
              </w:rPr>
            </w:pPr>
            <w:r w:rsidRPr="001808EA">
              <w:rPr>
                <w:rFonts w:eastAsia="Calibri" w:cs="Calibri"/>
                <w:color w:val="auto"/>
              </w:rPr>
              <w:t>Swagger Doc zorgt voor een handig overzicht van alle API endpoints met hun parameters. Ook kunnen we via Swagger deze endpoints uittesten.</w:t>
            </w:r>
          </w:p>
          <w:p w14:paraId="2AE53938" w14:textId="77777777" w:rsidR="00B95E77" w:rsidRPr="00AB27A8" w:rsidRDefault="00B95E77" w:rsidP="003B6713">
            <w:pPr>
              <w:pStyle w:val="Plattetekstinspringen"/>
              <w:spacing w:after="200" w:line="276" w:lineRule="auto"/>
              <w:ind w:left="0"/>
              <w:jc w:val="left"/>
              <w:rPr>
                <w:rFonts w:eastAsia="Calibri" w:cs="Calibri"/>
                <w:color w:val="auto"/>
              </w:rPr>
            </w:pPr>
            <w:r w:rsidRPr="00012592">
              <w:rPr>
                <w:rFonts w:eastAsia="Calibri" w:cs="Calibri"/>
                <w:color w:val="auto"/>
              </w:rPr>
              <w:t xml:space="preserve">De code documentatie biedt een uitgebreid inzicht in de interne werking van de software. De voornaamste doelgroep bestaat uit programmeurs en ontwikkelaars die betrokken zijn bij onderhoud, uitbreiding, </w:t>
            </w:r>
            <w:r>
              <w:rPr>
                <w:rFonts w:eastAsia="Calibri" w:cs="Calibri"/>
                <w:color w:val="auto"/>
              </w:rPr>
              <w:t>etc</w:t>
            </w:r>
            <w:r w:rsidRPr="00012592">
              <w:rPr>
                <w:rFonts w:eastAsia="Calibri" w:cs="Calibri"/>
                <w:color w:val="auto"/>
              </w:rPr>
              <w:t>.  Deze documentatie dient als een referentiebron voor het begrijpen van functies, klassen, methoden en parameters.</w:t>
            </w:r>
          </w:p>
        </w:tc>
      </w:tr>
      <w:tr w:rsidR="00B95E77" w:rsidRPr="009020F1" w14:paraId="3845028C" w14:textId="77777777" w:rsidTr="003B6713">
        <w:tc>
          <w:tcPr>
            <w:tcW w:w="2689" w:type="dxa"/>
          </w:tcPr>
          <w:p w14:paraId="052E705E" w14:textId="77777777" w:rsidR="00B95E77" w:rsidRPr="00D5436E" w:rsidRDefault="00B95E77" w:rsidP="003B6713">
            <w:pPr>
              <w:pStyle w:val="Plattetekstinspringen"/>
              <w:ind w:left="0"/>
              <w:jc w:val="left"/>
              <w:rPr>
                <w:color w:val="auto"/>
              </w:rPr>
            </w:pPr>
            <w:r w:rsidRPr="00D5436E">
              <w:rPr>
                <w:color w:val="auto"/>
              </w:rPr>
              <w:t>Type: Installatiehandleiding</w:t>
            </w:r>
          </w:p>
          <w:p w14:paraId="61997B7F" w14:textId="77777777" w:rsidR="00B95E77" w:rsidRPr="00D5436E" w:rsidRDefault="00B95E77" w:rsidP="003B6713">
            <w:pPr>
              <w:pStyle w:val="Plattetekstinspringen"/>
              <w:ind w:left="0"/>
              <w:jc w:val="left"/>
              <w:rPr>
                <w:color w:val="auto"/>
              </w:rPr>
            </w:pPr>
            <w:r w:rsidRPr="00D5436E">
              <w:rPr>
                <w:color w:val="auto"/>
              </w:rPr>
              <w:t xml:space="preserve">Doelpubliek: </w:t>
            </w:r>
          </w:p>
          <w:p w14:paraId="58239D90" w14:textId="77777777" w:rsidR="00B95E77" w:rsidRPr="00D5436E" w:rsidRDefault="00B95E77" w:rsidP="00B95E77">
            <w:pPr>
              <w:pStyle w:val="Plattetekstinspringen"/>
              <w:numPr>
                <w:ilvl w:val="0"/>
                <w:numId w:val="14"/>
              </w:numPr>
              <w:jc w:val="left"/>
              <w:rPr>
                <w:color w:val="auto"/>
              </w:rPr>
            </w:pPr>
            <w:r w:rsidRPr="00D5436E">
              <w:rPr>
                <w:color w:val="auto"/>
              </w:rPr>
              <w:t>Systeembeheerders</w:t>
            </w:r>
          </w:p>
          <w:p w14:paraId="696082C3" w14:textId="77777777" w:rsidR="00B95E77" w:rsidRPr="00D5436E" w:rsidRDefault="00B95E77" w:rsidP="00B95E77">
            <w:pPr>
              <w:pStyle w:val="Plattetekstinspringen"/>
              <w:numPr>
                <w:ilvl w:val="0"/>
                <w:numId w:val="14"/>
              </w:numPr>
              <w:jc w:val="left"/>
              <w:rPr>
                <w:color w:val="auto"/>
              </w:rPr>
            </w:pPr>
            <w:r w:rsidRPr="00D5436E">
              <w:rPr>
                <w:color w:val="auto"/>
              </w:rPr>
              <w:t>IT-professionals</w:t>
            </w:r>
          </w:p>
        </w:tc>
        <w:tc>
          <w:tcPr>
            <w:tcW w:w="6373" w:type="dxa"/>
          </w:tcPr>
          <w:p w14:paraId="368570CC" w14:textId="076B782A" w:rsidR="00B95E77" w:rsidRPr="009020F1" w:rsidRDefault="00B95E77" w:rsidP="003B6713">
            <w:pPr>
              <w:pStyle w:val="Plattetekstinspringen"/>
              <w:spacing w:after="200" w:line="276" w:lineRule="auto"/>
              <w:ind w:left="0"/>
              <w:jc w:val="left"/>
              <w:rPr>
                <w:rFonts w:eastAsia="Calibri" w:cs="Calibri"/>
                <w:color w:val="auto"/>
              </w:rPr>
            </w:pPr>
            <w:r w:rsidRPr="00012592">
              <w:rPr>
                <w:rFonts w:eastAsia="Calibri" w:cs="Calibri"/>
                <w:color w:val="auto"/>
              </w:rPr>
              <w:t>Doordat we geen installatie aanbieden zal er een installatiehandleiding opgemaakt worden. Deze handleiding voorziet nauwkeurige instructies voor het succesvol installeren en configureren van de software.</w:t>
            </w:r>
          </w:p>
        </w:tc>
      </w:tr>
      <w:tr w:rsidR="00B95E77" w:rsidRPr="009F74A9" w14:paraId="5D12F750" w14:textId="77777777" w:rsidTr="003B6713">
        <w:tc>
          <w:tcPr>
            <w:tcW w:w="2689" w:type="dxa"/>
          </w:tcPr>
          <w:p w14:paraId="4A7F96CA" w14:textId="77777777" w:rsidR="00B95E77" w:rsidRPr="00D5436E" w:rsidRDefault="00B95E77" w:rsidP="003B6713">
            <w:pPr>
              <w:pStyle w:val="Plattetekstinspringen"/>
              <w:ind w:left="0"/>
              <w:jc w:val="left"/>
              <w:rPr>
                <w:color w:val="auto"/>
              </w:rPr>
            </w:pPr>
            <w:r w:rsidRPr="00D5436E">
              <w:rPr>
                <w:color w:val="auto"/>
              </w:rPr>
              <w:t>Type: Gebruikershandleiding</w:t>
            </w:r>
          </w:p>
          <w:p w14:paraId="1BC8ACBC" w14:textId="77777777" w:rsidR="00B95E77" w:rsidRPr="00D5436E" w:rsidRDefault="00B95E77" w:rsidP="003B6713">
            <w:pPr>
              <w:pStyle w:val="Plattetekstinspringen"/>
              <w:ind w:left="0"/>
              <w:jc w:val="left"/>
              <w:rPr>
                <w:color w:val="auto"/>
              </w:rPr>
            </w:pPr>
            <w:r w:rsidRPr="00D5436E">
              <w:rPr>
                <w:color w:val="auto"/>
              </w:rPr>
              <w:t xml:space="preserve">Doelpubliek: </w:t>
            </w:r>
          </w:p>
          <w:p w14:paraId="7C976A9B" w14:textId="77777777" w:rsidR="00B95E77" w:rsidRPr="00D5436E" w:rsidRDefault="00B95E77" w:rsidP="00B95E77">
            <w:pPr>
              <w:pStyle w:val="Plattetekstinspringen"/>
              <w:numPr>
                <w:ilvl w:val="0"/>
                <w:numId w:val="14"/>
              </w:numPr>
              <w:jc w:val="left"/>
              <w:rPr>
                <w:color w:val="auto"/>
              </w:rPr>
            </w:pPr>
            <w:r w:rsidRPr="00D5436E">
              <w:rPr>
                <w:color w:val="auto"/>
              </w:rPr>
              <w:t>Eindgebruikers</w:t>
            </w:r>
          </w:p>
        </w:tc>
        <w:tc>
          <w:tcPr>
            <w:tcW w:w="6373" w:type="dxa"/>
          </w:tcPr>
          <w:p w14:paraId="57E1B2FE" w14:textId="77777777" w:rsidR="00B95E77" w:rsidRDefault="00B95E77" w:rsidP="003B6713">
            <w:pPr>
              <w:pStyle w:val="Plattetekstinspringen"/>
              <w:ind w:left="0"/>
              <w:jc w:val="left"/>
              <w:rPr>
                <w:rFonts w:eastAsia="Calibri" w:cs="Calibri"/>
                <w:color w:val="auto"/>
              </w:rPr>
            </w:pPr>
            <w:r w:rsidRPr="00012592">
              <w:rPr>
                <w:rFonts w:eastAsia="Calibri" w:cs="Calibri"/>
                <w:color w:val="auto"/>
              </w:rPr>
              <w:t>De voornaamste doelgroep van de gebruikershandleiding zijn de eindgebruikers. Deze handleiding is</w:t>
            </w:r>
            <w:r>
              <w:rPr>
                <w:rFonts w:eastAsia="Calibri" w:cs="Calibri"/>
                <w:color w:val="auto"/>
              </w:rPr>
              <w:t xml:space="preserve"> </w:t>
            </w:r>
            <w:r w:rsidRPr="00012592">
              <w:rPr>
                <w:rFonts w:eastAsia="Calibri" w:cs="Calibri"/>
                <w:color w:val="auto"/>
              </w:rPr>
              <w:t>een stapsgewijze gids voor het efficiënt gebruik van de webapplicatie. Het legt de essentiële taken, functies en functionaliteiten op een begrijpelijke manier uit.</w:t>
            </w:r>
          </w:p>
          <w:p w14:paraId="089CAFB1" w14:textId="70922CCD" w:rsidR="00B95E77" w:rsidRPr="00D5436E" w:rsidRDefault="00B95E77" w:rsidP="003B6713">
            <w:pPr>
              <w:pStyle w:val="Plattetekstinspringen"/>
              <w:ind w:left="0"/>
              <w:jc w:val="left"/>
              <w:rPr>
                <w:color w:val="auto"/>
              </w:rPr>
            </w:pPr>
            <w:r w:rsidRPr="00D5436E">
              <w:rPr>
                <w:rFonts w:eastAsia="Calibri" w:cs="Calibri"/>
                <w:color w:val="auto"/>
              </w:rPr>
              <w:t>Er zullen vier gebruikershandleidingen worden opgemaakt voor de volgende doelgroepen:</w:t>
            </w:r>
          </w:p>
          <w:p w14:paraId="7E0CBE9D" w14:textId="3AA33787" w:rsidR="00B95E77" w:rsidRPr="00D5436E" w:rsidRDefault="00EC4EBB" w:rsidP="00B95E77">
            <w:pPr>
              <w:pStyle w:val="Plattetekstinspringen"/>
              <w:numPr>
                <w:ilvl w:val="0"/>
                <w:numId w:val="15"/>
              </w:numPr>
              <w:jc w:val="left"/>
              <w:rPr>
                <w:color w:val="auto"/>
              </w:rPr>
            </w:pPr>
            <w:r w:rsidRPr="00D5436E">
              <w:rPr>
                <w:color w:val="auto"/>
              </w:rPr>
              <w:t>Administrators</w:t>
            </w:r>
          </w:p>
          <w:p w14:paraId="0CC2DD7C" w14:textId="05C1C14D" w:rsidR="00EB5EC0" w:rsidRDefault="00EB5EC0" w:rsidP="00B95E77">
            <w:pPr>
              <w:pStyle w:val="Plattetekstinspringen"/>
              <w:numPr>
                <w:ilvl w:val="0"/>
                <w:numId w:val="15"/>
              </w:numPr>
              <w:jc w:val="left"/>
              <w:rPr>
                <w:color w:val="auto"/>
              </w:rPr>
            </w:pPr>
            <w:r>
              <w:rPr>
                <w:color w:val="auto"/>
              </w:rPr>
              <w:t>Content maker</w:t>
            </w:r>
          </w:p>
          <w:p w14:paraId="2A1FC40E" w14:textId="77777777" w:rsidR="00B95E77" w:rsidRPr="00D5436E" w:rsidRDefault="00EC4EBB" w:rsidP="00B95E77">
            <w:pPr>
              <w:pStyle w:val="Plattetekstinspringen"/>
              <w:numPr>
                <w:ilvl w:val="0"/>
                <w:numId w:val="15"/>
              </w:numPr>
              <w:jc w:val="left"/>
              <w:rPr>
                <w:color w:val="auto"/>
              </w:rPr>
            </w:pPr>
            <w:r w:rsidRPr="00D5436E">
              <w:rPr>
                <w:color w:val="auto"/>
              </w:rPr>
              <w:t>Trajectbegeleiders</w:t>
            </w:r>
          </w:p>
          <w:p w14:paraId="79195D08" w14:textId="43D8BDE3" w:rsidR="00B95E77" w:rsidRPr="00D5436E" w:rsidRDefault="00EC4EBB" w:rsidP="00B95E77">
            <w:pPr>
              <w:pStyle w:val="Plattetekstinspringen"/>
              <w:numPr>
                <w:ilvl w:val="0"/>
                <w:numId w:val="15"/>
              </w:numPr>
              <w:jc w:val="left"/>
              <w:rPr>
                <w:color w:val="auto"/>
              </w:rPr>
            </w:pPr>
            <w:r w:rsidRPr="00D5436E">
              <w:rPr>
                <w:color w:val="auto"/>
              </w:rPr>
              <w:t>Trajectvolgers</w:t>
            </w:r>
          </w:p>
        </w:tc>
      </w:tr>
    </w:tbl>
    <w:p w14:paraId="5B9287E9" w14:textId="40ED88A6" w:rsidR="00D9646E" w:rsidRDefault="00D9646E">
      <w:pPr>
        <w:spacing w:after="200" w:line="276" w:lineRule="auto"/>
        <w:jc w:val="left"/>
        <w:rPr>
          <w:i/>
          <w:iCs/>
        </w:rPr>
      </w:pPr>
    </w:p>
    <w:p w14:paraId="04851E0B" w14:textId="3C31A9CD" w:rsidR="006B5AB4" w:rsidRPr="00A81088" w:rsidRDefault="00F97C24" w:rsidP="006B5AB4">
      <w:pPr>
        <w:pStyle w:val="Kop1"/>
        <w:numPr>
          <w:ilvl w:val="0"/>
          <w:numId w:val="16"/>
        </w:numPr>
        <w:rPr>
          <w:rFonts w:cs="Times New Roman"/>
          <w:lang w:eastAsia="en-US"/>
        </w:rPr>
      </w:pPr>
      <w:bookmarkStart w:id="31" w:name="_Toc185802142"/>
      <w:r>
        <w:rPr>
          <w:rFonts w:cs="Times New Roman"/>
          <w:kern w:val="0"/>
          <w:lang w:eastAsia="en-US"/>
        </w:rPr>
        <w:lastRenderedPageBreak/>
        <w:t>B</w:t>
      </w:r>
      <w:r w:rsidR="00C24A8B" w:rsidRPr="55E387C1">
        <w:rPr>
          <w:rFonts w:cs="Times New Roman"/>
          <w:kern w:val="0"/>
          <w:lang w:eastAsia="en-US"/>
        </w:rPr>
        <w:t>ronvermelding</w:t>
      </w:r>
      <w:bookmarkEnd w:id="31"/>
    </w:p>
    <w:sdt>
      <w:sdtPr>
        <w:rPr>
          <w:rFonts w:cs="Times New Roman"/>
          <w:bCs w:val="0"/>
          <w:kern w:val="0"/>
          <w:sz w:val="22"/>
          <w:szCs w:val="24"/>
        </w:rPr>
        <w:id w:val="1092206483"/>
        <w:docPartObj>
          <w:docPartGallery w:val="Bibliographies"/>
          <w:docPartUnique/>
        </w:docPartObj>
      </w:sdtPr>
      <w:sdtContent>
        <w:p w14:paraId="0C1A4D13" w14:textId="5067DB41" w:rsidR="00C1595F" w:rsidRPr="00C1595F" w:rsidRDefault="00131621" w:rsidP="00C1595F">
          <w:pPr>
            <w:pStyle w:val="Kop1"/>
            <w:spacing w:before="0"/>
            <w:rPr>
              <w:sz w:val="2"/>
              <w:szCs w:val="2"/>
            </w:rPr>
          </w:pPr>
        </w:p>
      </w:sdtContent>
    </w:sdt>
    <w:tbl>
      <w:tblPr>
        <w:tblStyle w:val="Tabelraster"/>
        <w:tblW w:w="0" w:type="auto"/>
        <w:tblLook w:val="04A0" w:firstRow="1" w:lastRow="0" w:firstColumn="1" w:lastColumn="0" w:noHBand="0" w:noVBand="1"/>
      </w:tblPr>
      <w:tblGrid>
        <w:gridCol w:w="6915"/>
      </w:tblGrid>
      <w:tr w:rsidR="00153317" w14:paraId="4DF83A1F" w14:textId="77777777" w:rsidTr="003B6713">
        <w:trPr>
          <w:del w:id="32" w:author="Microsoft Word" w:date="2024-12-22T22:51:00Z"/>
        </w:trPr>
        <w:tc>
          <w:tcPr>
            <w:tcW w:w="2689" w:type="dxa"/>
          </w:tcPr>
          <w:customXmlDelRangeStart w:id="33" w:author="Microsoft Word" w:date="2024-12-22T22:51:00Z"/>
          <w:sdt>
            <w:sdtPr>
              <w:id w:val="-1331981341"/>
              <w:bibliography/>
            </w:sdtPr>
            <w:sdtEndPr>
              <w:rPr>
                <w:rFonts w:ascii="Calibri" w:eastAsia="Times New Roman" w:hAnsi="Calibri" w:cs="Times New Roman"/>
                <w:color w:val="404040" w:themeColor="text1" w:themeTint="BF"/>
                <w:kern w:val="0"/>
                <w:szCs w:val="24"/>
                <w:lang w:val="nl-NL" w:eastAsia="nl-NL"/>
                <w14:ligatures w14:val="none"/>
              </w:rPr>
            </w:sdtEndPr>
            <w:sdtContent>
              <w:customXmlDelRangeEnd w:id="33"/>
              <w:p w14:paraId="6E6FF213" w14:textId="77777777" w:rsidR="009D7397" w:rsidRDefault="00C1595F">
                <w:pPr>
                  <w:pStyle w:val="Bibliografie"/>
                  <w:ind w:left="720" w:hanging="720"/>
                  <w:rPr>
                    <w:del w:id="34" w:author="Microsoft Word" w:date="2024-12-22T22:51:00Z" w16du:dateUtc="2024-12-22T21:51:00Z"/>
                    <w:noProof/>
                    <w:kern w:val="0"/>
                    <w:sz w:val="24"/>
                    <w:szCs w:val="24"/>
                    <w:lang w:val="nl-NL"/>
                    <w14:ligatures w14:val="none"/>
                  </w:rPr>
                </w:pPr>
                <w:del w:id="35" w:author="Microsoft Word" w:date="2024-12-22T22:51:00Z" w16du:dateUtc="2024-12-22T21:51:00Z">
                  <w:r>
                    <w:fldChar w:fldCharType="begin"/>
                  </w:r>
                  <w:r>
                    <w:delInstrText>BIBLIOGRAPHY</w:delInstrText>
                  </w:r>
                  <w:r>
                    <w:fldChar w:fldCharType="separate"/>
                  </w:r>
                  <w:r w:rsidR="009D7397">
                    <w:rPr>
                      <w:i/>
                      <w:iCs/>
                      <w:noProof/>
                      <w:lang w:val="nl-NL"/>
                    </w:rPr>
                    <w:delText>.NET</w:delText>
                  </w:r>
                  <w:r w:rsidR="009D7397">
                    <w:rPr>
                      <w:noProof/>
                      <w:lang w:val="nl-NL"/>
                    </w:rPr>
                    <w:delText>. (2024, 03 20). Opgehaald van Wikipedia: https://nl.wikipedia.org/wiki/.NET</w:delText>
                  </w:r>
                </w:del>
              </w:p>
              <w:p w14:paraId="57A6B039" w14:textId="77777777" w:rsidR="009D7397" w:rsidRDefault="009D7397">
                <w:pPr>
                  <w:pStyle w:val="Bibliografie"/>
                  <w:ind w:left="720" w:hanging="720"/>
                  <w:rPr>
                    <w:del w:id="36" w:author="Microsoft Word" w:date="2024-12-22T22:51:00Z" w16du:dateUtc="2024-12-22T21:51:00Z"/>
                    <w:noProof/>
                    <w:lang w:val="nl-NL"/>
                  </w:rPr>
                </w:pPr>
                <w:del w:id="37" w:author="Microsoft Word" w:date="2024-12-22T22:51:00Z" w16du:dateUtc="2024-12-22T21:51:00Z">
                  <w:r w:rsidRPr="006D42D8">
                    <w:rPr>
                      <w:noProof/>
                      <w:lang w:val="en-US"/>
                    </w:rPr>
                    <w:delText xml:space="preserve">auth0. (2024, 11 28). </w:delText>
                  </w:r>
                  <w:r w:rsidRPr="006D42D8">
                    <w:rPr>
                      <w:i/>
                      <w:iCs/>
                      <w:noProof/>
                      <w:lang w:val="en-US"/>
                    </w:rPr>
                    <w:delText>NuGet Gallery | Auth0.ManagementApi 7.30.0</w:delText>
                  </w:r>
                  <w:r w:rsidRPr="006D42D8">
                    <w:rPr>
                      <w:noProof/>
                      <w:lang w:val="en-US"/>
                    </w:rPr>
                    <w:delText xml:space="preserve">. </w:delText>
                  </w:r>
                  <w:r>
                    <w:rPr>
                      <w:noProof/>
                      <w:lang w:val="nl-NL"/>
                    </w:rPr>
                    <w:delText>Opgehaald van nuget: https://www.nuget.org/packages/Auth0.ManagementApi</w:delText>
                  </w:r>
                </w:del>
              </w:p>
              <w:p w14:paraId="30C35526" w14:textId="77777777" w:rsidR="009D7397" w:rsidRPr="006D42D8" w:rsidRDefault="009D7397">
                <w:pPr>
                  <w:pStyle w:val="Bibliografie"/>
                  <w:ind w:left="720" w:hanging="720"/>
                  <w:rPr>
                    <w:del w:id="38" w:author="Microsoft Word" w:date="2024-12-22T22:51:00Z" w16du:dateUtc="2024-12-22T21:51:00Z"/>
                    <w:noProof/>
                    <w:lang w:val="en-US"/>
                  </w:rPr>
                </w:pPr>
                <w:del w:id="39" w:author="Microsoft Word" w:date="2024-12-22T22:51:00Z" w16du:dateUtc="2024-12-22T21:51:00Z">
                  <w:r>
                    <w:rPr>
                      <w:noProof/>
                      <w:lang w:val="nl-NL"/>
                    </w:rPr>
                    <w:delText xml:space="preserve">Batista, R. (2020, 02). </w:delText>
                  </w:r>
                  <w:r w:rsidRPr="006D42D8">
                    <w:rPr>
                      <w:i/>
                      <w:iCs/>
                      <w:noProof/>
                      <w:lang w:val="en-US"/>
                    </w:rPr>
                    <w:delText>Create User - Encrypting or hashing the pasword</w:delText>
                  </w:r>
                  <w:r w:rsidRPr="006D42D8">
                    <w:rPr>
                      <w:noProof/>
                      <w:lang w:val="en-US"/>
                    </w:rPr>
                    <w:delText>. Opgehaald van Auth0 Community: https://community.auth0.com/t/create-user-encrypting-or-hashing-the-pasword/38629</w:delText>
                  </w:r>
                </w:del>
              </w:p>
              <w:p w14:paraId="50A64F7F" w14:textId="77777777" w:rsidR="009D7397" w:rsidRDefault="009D7397">
                <w:pPr>
                  <w:pStyle w:val="Bibliografie"/>
                  <w:ind w:left="720" w:hanging="720"/>
                  <w:rPr>
                    <w:del w:id="40" w:author="Microsoft Word" w:date="2024-12-22T22:51:00Z" w16du:dateUtc="2024-12-22T21:51:00Z"/>
                    <w:noProof/>
                    <w:lang w:val="nl-NL"/>
                  </w:rPr>
                </w:pPr>
                <w:del w:id="41" w:author="Microsoft Word" w:date="2024-12-22T22:51:00Z" w16du:dateUtc="2024-12-22T21:51:00Z">
                  <w:r w:rsidRPr="006D42D8">
                    <w:rPr>
                      <w:noProof/>
                      <w:lang w:val="en-US"/>
                    </w:rPr>
                    <w:delText xml:space="preserve">Bradley-Schacht. (2011, 12 14). </w:delText>
                  </w:r>
                  <w:r w:rsidRPr="006D42D8">
                    <w:rPr>
                      <w:i/>
                      <w:iCs/>
                      <w:noProof/>
                      <w:lang w:val="en-US"/>
                    </w:rPr>
                    <w:delText>Installing SharePoint 2010 and SQL Server 2012 RC0</w:delText>
                  </w:r>
                  <w:r w:rsidRPr="006D42D8">
                    <w:rPr>
                      <w:noProof/>
                      <w:lang w:val="en-US"/>
                    </w:rPr>
                    <w:delText xml:space="preserve">. </w:delText>
                  </w:r>
                  <w:r>
                    <w:rPr>
                      <w:noProof/>
                      <w:lang w:val="nl-NL"/>
                    </w:rPr>
                    <w:delText>Opgehaald van SqlServerCentral: https://www.sqlservercentral.com/blogs/installing-sharepoint-2010-and-sql-server-2012-rc0</w:delText>
                  </w:r>
                </w:del>
              </w:p>
              <w:p w14:paraId="174499EC" w14:textId="77777777" w:rsidR="009D7397" w:rsidRDefault="009D7397">
                <w:pPr>
                  <w:pStyle w:val="Bibliografie"/>
                  <w:ind w:left="720" w:hanging="720"/>
                  <w:rPr>
                    <w:del w:id="42" w:author="Microsoft Word" w:date="2024-12-22T22:51:00Z" w16du:dateUtc="2024-12-22T21:51:00Z"/>
                    <w:noProof/>
                    <w:lang w:val="nl-NL"/>
                  </w:rPr>
                </w:pPr>
                <w:del w:id="43" w:author="Microsoft Word" w:date="2024-12-22T22:51:00Z" w16du:dateUtc="2024-12-22T21:51:00Z">
                  <w:r>
                    <w:rPr>
                      <w:noProof/>
                      <w:lang w:val="nl-NL"/>
                    </w:rPr>
                    <w:delText xml:space="preserve">GitLab. (2024). </w:delText>
                  </w:r>
                  <w:r>
                    <w:rPr>
                      <w:i/>
                      <w:iCs/>
                      <w:noProof/>
                      <w:lang w:val="nl-NL"/>
                    </w:rPr>
                    <w:delText>GitLab</w:delText>
                  </w:r>
                  <w:r>
                    <w:rPr>
                      <w:noProof/>
                      <w:lang w:val="nl-NL"/>
                    </w:rPr>
                    <w:delText>. Opgehaald van YouTube: https://www.youtube.com/channel/UCnMGQ8QHMAnVIsI3xJrihhg</w:delText>
                  </w:r>
                </w:del>
              </w:p>
              <w:p w14:paraId="3DD1C3F5" w14:textId="77777777" w:rsidR="009D7397" w:rsidRDefault="009D7397">
                <w:pPr>
                  <w:pStyle w:val="Bibliografie"/>
                  <w:ind w:left="720" w:hanging="720"/>
                  <w:rPr>
                    <w:del w:id="44" w:author="Microsoft Word" w:date="2024-12-22T22:51:00Z" w16du:dateUtc="2024-12-22T21:51:00Z"/>
                    <w:noProof/>
                    <w:lang w:val="nl-NL"/>
                  </w:rPr>
                </w:pPr>
                <w:del w:id="45" w:author="Microsoft Word" w:date="2024-12-22T22:51:00Z" w16du:dateUtc="2024-12-22T21:51:00Z">
                  <w:r w:rsidRPr="006D42D8">
                    <w:rPr>
                      <w:noProof/>
                      <w:lang w:val="en-US"/>
                    </w:rPr>
                    <w:delText xml:space="preserve">Hasan, R. (2019, 08 09). </w:delText>
                  </w:r>
                  <w:r w:rsidRPr="006D42D8">
                    <w:rPr>
                      <w:i/>
                      <w:iCs/>
                      <w:noProof/>
                      <w:lang w:val="en-US"/>
                    </w:rPr>
                    <w:delText>Fun with Docker - Part 1: An introduction...</w:delText>
                  </w:r>
                  <w:r w:rsidRPr="006D42D8">
                    <w:rPr>
                      <w:noProof/>
                      <w:lang w:val="en-US"/>
                    </w:rPr>
                    <w:delText xml:space="preserve"> </w:delText>
                  </w:r>
                  <w:r>
                    <w:rPr>
                      <w:noProof/>
                      <w:lang w:val="nl-NL"/>
                    </w:rPr>
                    <w:delText>Opgehaald van ccie.tv: https://ccie.tv/fun-with-docker/</w:delText>
                  </w:r>
                </w:del>
              </w:p>
              <w:p w14:paraId="335763F3" w14:textId="77777777" w:rsidR="009D7397" w:rsidRDefault="009D7397">
                <w:pPr>
                  <w:pStyle w:val="Bibliografie"/>
                  <w:ind w:left="720" w:hanging="720"/>
                  <w:rPr>
                    <w:del w:id="46" w:author="Microsoft Word" w:date="2024-12-22T22:51:00Z" w16du:dateUtc="2024-12-22T21:51:00Z"/>
                    <w:noProof/>
                    <w:lang w:val="nl-NL"/>
                  </w:rPr>
                </w:pPr>
                <w:del w:id="47" w:author="Microsoft Word" w:date="2024-12-22T22:51:00Z" w16du:dateUtc="2024-12-22T21:51:00Z">
                  <w:r>
                    <w:rPr>
                      <w:noProof/>
                      <w:lang w:val="nl-NL"/>
                    </w:rPr>
                    <w:delText xml:space="preserve">Mariën, S. (sd). presentatie Application Architecture. In </w:delText>
                  </w:r>
                  <w:r>
                    <w:rPr>
                      <w:i/>
                      <w:iCs/>
                      <w:noProof/>
                      <w:lang w:val="nl-NL"/>
                    </w:rPr>
                    <w:delText>Application Architecture (niet publiek beschikbaar).</w:delText>
                  </w:r>
                  <w:r>
                    <w:rPr>
                      <w:noProof/>
                      <w:lang w:val="nl-NL"/>
                    </w:rPr>
                    <w:delText xml:space="preserve"> cursus AP Hogeschool 24-25 Applied softwareproject.</w:delText>
                  </w:r>
                </w:del>
              </w:p>
              <w:p w14:paraId="3AA221DE" w14:textId="77777777" w:rsidR="009D7397" w:rsidRPr="006D42D8" w:rsidRDefault="009D7397">
                <w:pPr>
                  <w:pStyle w:val="Bibliografie"/>
                  <w:ind w:left="720" w:hanging="720"/>
                  <w:rPr>
                    <w:del w:id="48" w:author="Microsoft Word" w:date="2024-12-22T22:51:00Z" w16du:dateUtc="2024-12-22T21:51:00Z"/>
                    <w:noProof/>
                    <w:lang w:val="en-US"/>
                  </w:rPr>
                </w:pPr>
                <w:del w:id="49" w:author="Microsoft Word" w:date="2024-12-22T22:51:00Z" w16du:dateUtc="2024-12-22T21:51:00Z">
                  <w:r>
                    <w:rPr>
                      <w:noProof/>
                      <w:lang w:val="nl-NL"/>
                    </w:rPr>
                    <w:delText xml:space="preserve">Okta, I. (2024). </w:delText>
                  </w:r>
                  <w:r>
                    <w:rPr>
                      <w:i/>
                      <w:iCs/>
                      <w:noProof/>
                      <w:lang w:val="nl-NL"/>
                    </w:rPr>
                    <w:delText xml:space="preserve">Secure access for everyone. </w:delText>
                  </w:r>
                  <w:r w:rsidRPr="006D42D8">
                    <w:rPr>
                      <w:i/>
                      <w:iCs/>
                      <w:noProof/>
                      <w:lang w:val="en-US"/>
                    </w:rPr>
                    <w:delText>But not just anyone.</w:delText>
                  </w:r>
                  <w:r w:rsidRPr="006D42D8">
                    <w:rPr>
                      <w:noProof/>
                      <w:lang w:val="en-US"/>
                    </w:rPr>
                    <w:delText xml:space="preserve"> Opgehaald van Auth0: https://auth0.com/</w:delText>
                  </w:r>
                </w:del>
              </w:p>
              <w:p w14:paraId="78FA0B26" w14:textId="77777777" w:rsidR="009D7397" w:rsidRDefault="009D7397">
                <w:pPr>
                  <w:pStyle w:val="Bibliografie"/>
                  <w:ind w:left="720" w:hanging="720"/>
                  <w:rPr>
                    <w:del w:id="50" w:author="Microsoft Word" w:date="2024-12-22T22:51:00Z" w16du:dateUtc="2024-12-22T21:51:00Z"/>
                    <w:noProof/>
                    <w:lang w:val="nl-NL"/>
                  </w:rPr>
                </w:pPr>
                <w:del w:id="51" w:author="Microsoft Word" w:date="2024-12-22T22:51:00Z" w16du:dateUtc="2024-12-22T21:51:00Z">
                  <w:r>
                    <w:rPr>
                      <w:noProof/>
                      <w:lang w:val="nl-NL"/>
                    </w:rPr>
                    <w:delText xml:space="preserve">Schudde, D. (2020, 11 24). </w:delText>
                  </w:r>
                  <w:r>
                    <w:rPr>
                      <w:i/>
                      <w:iCs/>
                      <w:noProof/>
                      <w:lang w:val="nl-NL"/>
                    </w:rPr>
                    <w:delText>Blazor, een inleiding.</w:delText>
                  </w:r>
                  <w:r>
                    <w:rPr>
                      <w:noProof/>
                      <w:lang w:val="nl-NL"/>
                    </w:rPr>
                    <w:delText xml:space="preserve"> Opgehaald van Vitas Blog: https://blog.vitas.nl/blazor_een_inleiding.html</w:delText>
                  </w:r>
                </w:del>
              </w:p>
              <w:p w14:paraId="2B8AB847" w14:textId="77777777" w:rsidR="009D7397" w:rsidRDefault="009D7397">
                <w:pPr>
                  <w:pStyle w:val="Bibliografie"/>
                  <w:ind w:left="720" w:hanging="720"/>
                  <w:rPr>
                    <w:del w:id="52" w:author="Microsoft Word" w:date="2024-12-22T22:51:00Z" w16du:dateUtc="2024-12-22T21:51:00Z"/>
                    <w:noProof/>
                    <w:lang w:val="nl-NL"/>
                  </w:rPr>
                </w:pPr>
                <w:del w:id="53" w:author="Microsoft Word" w:date="2024-12-22T22:51:00Z" w16du:dateUtc="2024-12-22T21:51:00Z">
                  <w:r w:rsidRPr="006D42D8">
                    <w:rPr>
                      <w:noProof/>
                      <w:lang w:val="en-US"/>
                    </w:rPr>
                    <w:delText xml:space="preserve">Streng, S. (sd). </w:delText>
                  </w:r>
                  <w:r w:rsidRPr="006D42D8">
                    <w:rPr>
                      <w:i/>
                      <w:iCs/>
                      <w:noProof/>
                      <w:lang w:val="en-US"/>
                    </w:rPr>
                    <w:delText>.Net C# — Clean Architecture &amp; Dependency-Inversion-Principle</w:delText>
                  </w:r>
                  <w:r w:rsidRPr="006D42D8">
                    <w:rPr>
                      <w:noProof/>
                      <w:lang w:val="en-US"/>
                    </w:rPr>
                    <w:delText xml:space="preserve">. </w:delText>
                  </w:r>
                  <w:r>
                    <w:rPr>
                      <w:noProof/>
                      <w:lang w:val="nl-NL"/>
                    </w:rPr>
                    <w:delText>Opgehaald van Medium: https://blog.devgenius.io/net-c-clean-architecture-dependency-inversion-principle-d2d661c3f74d</w:delText>
                  </w:r>
                </w:del>
              </w:p>
              <w:p w14:paraId="03CC3EDC" w14:textId="77777777" w:rsidR="009D7397" w:rsidRDefault="009D7397">
                <w:pPr>
                  <w:pStyle w:val="Bibliografie"/>
                  <w:ind w:left="720" w:hanging="720"/>
                  <w:rPr>
                    <w:del w:id="54" w:author="Microsoft Word" w:date="2024-12-22T22:51:00Z" w16du:dateUtc="2024-12-22T21:51:00Z"/>
                    <w:noProof/>
                    <w:lang w:val="nl-NL"/>
                  </w:rPr>
                </w:pPr>
                <w:del w:id="55" w:author="Microsoft Word" w:date="2024-12-22T22:51:00Z" w16du:dateUtc="2024-12-22T21:51:00Z">
                  <w:r>
                    <w:rPr>
                      <w:i/>
                      <w:iCs/>
                      <w:noProof/>
                      <w:lang w:val="nl-NL"/>
                    </w:rPr>
                    <w:delText>Traefik</w:delText>
                  </w:r>
                  <w:r>
                    <w:rPr>
                      <w:noProof/>
                      <w:lang w:val="nl-NL"/>
                    </w:rPr>
                    <w:delText>. (2020, 07 15). Opgehaald van GitHub: https://github.com/containous/traefik-library-image</w:delText>
                  </w:r>
                </w:del>
              </w:p>
              <w:p w14:paraId="4D9420D7" w14:textId="77777777" w:rsidR="009D7397" w:rsidRDefault="009D7397">
                <w:pPr>
                  <w:pStyle w:val="Bibliografie"/>
                  <w:ind w:left="720" w:hanging="720"/>
                  <w:rPr>
                    <w:del w:id="56" w:author="Microsoft Word" w:date="2024-12-22T22:51:00Z" w16du:dateUtc="2024-12-22T21:51:00Z"/>
                    <w:noProof/>
                    <w:lang w:val="nl-NL"/>
                  </w:rPr>
                </w:pPr>
                <w:del w:id="57" w:author="Microsoft Word" w:date="2024-12-22T22:51:00Z" w16du:dateUtc="2024-12-22T21:51:00Z">
                  <w:r w:rsidRPr="006D42D8">
                    <w:rPr>
                      <w:i/>
                      <w:iCs/>
                      <w:noProof/>
                      <w:lang w:val="en-US"/>
                    </w:rPr>
                    <w:delText>What is ASP.NET? An Overview in 2025.</w:delText>
                  </w:r>
                  <w:r w:rsidRPr="006D42D8">
                    <w:rPr>
                      <w:noProof/>
                      <w:lang w:val="en-US"/>
                    </w:rPr>
                    <w:delText xml:space="preserve"> </w:delText>
                  </w:r>
                  <w:r>
                    <w:rPr>
                      <w:noProof/>
                      <w:lang w:val="nl-NL"/>
                    </w:rPr>
                    <w:delText>(2023, 06 07). Opgehaald van Flatirons: https://flatirons.com/blog/what-is-aspnet-an-overview-2024/</w:delText>
                  </w:r>
                </w:del>
              </w:p>
              <w:p w14:paraId="46BCA44F" w14:textId="77777777" w:rsidR="009B715D" w:rsidRPr="000B28EF" w:rsidRDefault="00C1595F" w:rsidP="006B5AB4">
                <w:pPr>
                  <w:spacing w:before="120" w:after="120"/>
                  <w:rPr>
                    <w:del w:id="58" w:author="Microsoft Word" w:date="2024-12-22T22:51:00Z" w16du:dateUtc="2024-12-22T21:51:00Z"/>
                    <w:lang w:eastAsia="en-US"/>
                  </w:rPr>
                </w:pPr>
                <w:del w:id="59" w:author="Microsoft Word" w:date="2024-12-22T22:51:00Z" w16du:dateUtc="2024-12-22T21:51:00Z">
                  <w:r>
                    <w:rPr>
                      <w:b/>
                      <w:bCs/>
                    </w:rPr>
                    <w:fldChar w:fldCharType="end"/>
                  </w:r>
                </w:del>
              </w:p>
              <w:customXmlDelRangeStart w:id="60" w:author="Microsoft Word" w:date="2024-12-22T22:51:00Z"/>
            </w:sdtContent>
          </w:sdt>
          <w:customXmlDelRangeEnd w:id="60"/>
        </w:tc>
      </w:tr>
    </w:tbl>
    <w:p w14:paraId="46DAA5C8" w14:textId="77777777" w:rsidR="009D7397" w:rsidRDefault="009D7397" w:rsidP="0072310C">
      <w:pPr>
        <w:rPr>
          <w:del w:id="61" w:author="Microsoft Word" w:date="2024-12-22T22:51:00Z" w16du:dateUtc="2024-12-22T21:51:00Z"/>
        </w:rPr>
      </w:pPr>
    </w:p>
    <w:tbl>
      <w:tblPr>
        <w:tblStyle w:val="Tabelraster"/>
        <w:tblW w:w="9493" w:type="dxa"/>
        <w:tblLook w:val="04A0" w:firstRow="1" w:lastRow="0" w:firstColumn="1" w:lastColumn="0" w:noHBand="0" w:noVBand="1"/>
      </w:tblPr>
      <w:tblGrid>
        <w:gridCol w:w="9493"/>
      </w:tblGrid>
      <w:tr w:rsidR="004D4145" w14:paraId="75173D02" w14:textId="77777777" w:rsidTr="001B19B3">
        <w:tc>
          <w:tcPr>
            <w:tcW w:w="9493" w:type="dxa"/>
          </w:tcPr>
          <w:sdt>
            <w:sdtPr>
              <w:rPr>
                <w:rFonts w:ascii="Calibri" w:eastAsia="Times New Roman" w:hAnsi="Calibri" w:cs="Times New Roman"/>
                <w:color w:val="404040" w:themeColor="text1" w:themeTint="BF"/>
                <w:kern w:val="0"/>
                <w:szCs w:val="24"/>
                <w:lang w:val="nl-NL" w:eastAsia="nl-NL"/>
                <w14:ligatures w14:val="none"/>
              </w:rPr>
              <w:id w:val="111145805"/>
              <w:bibliography/>
            </w:sdtPr>
            <w:sdtContent>
              <w:p w14:paraId="32329132" w14:textId="77777777" w:rsidR="004D4145" w:rsidRDefault="00C1595F">
                <w:pPr>
                  <w:pStyle w:val="Bibliografie"/>
                  <w:ind w:left="720" w:hanging="720"/>
                  <w:rPr>
                    <w:ins w:id="62" w:author="Microsoft Word" w:date="2024-12-22T22:51:00Z" w16du:dateUtc="2024-12-22T21:51:00Z"/>
                    <w:noProof/>
                    <w:kern w:val="0"/>
                    <w:sz w:val="24"/>
                    <w:szCs w:val="24"/>
                    <w:lang w:val="nl-NL"/>
                    <w14:ligatures w14:val="none"/>
                  </w:rPr>
                </w:pPr>
                <w:ins w:id="63" w:author="Microsoft Word" w:date="2024-12-22T22:51:00Z" w16du:dateUtc="2024-12-22T21:51:00Z">
                  <w:r>
                    <w:fldChar w:fldCharType="begin"/>
                  </w:r>
                  <w:r>
                    <w:instrText>BIBLIOGRAPHY</w:instrText>
                  </w:r>
                  <w:r>
                    <w:fldChar w:fldCharType="separate"/>
                  </w:r>
                  <w:r>
                    <w:rPr>
                      <w:i/>
                      <w:iCs/>
                      <w:noProof/>
                      <w:lang w:val="nl-NL"/>
                    </w:rPr>
                    <w:t>.NET</w:t>
                  </w:r>
                  <w:r>
                    <w:rPr>
                      <w:noProof/>
                      <w:lang w:val="nl-NL"/>
                    </w:rPr>
                    <w:t>. (2024, 03 20). Opgehaald van Wikipedia: https://nl.wikipedia.org/wiki/.NET</w:t>
                  </w:r>
                </w:ins>
              </w:p>
              <w:p w14:paraId="58F8FC03" w14:textId="77777777" w:rsidR="004D4145" w:rsidRDefault="00131621">
                <w:pPr>
                  <w:pStyle w:val="Bibliografie"/>
                  <w:ind w:left="720" w:hanging="720"/>
                  <w:rPr>
                    <w:ins w:id="64" w:author="Microsoft Word" w:date="2024-12-22T22:51:00Z" w16du:dateUtc="2024-12-22T21:51:00Z"/>
                    <w:noProof/>
                    <w:lang w:val="nl-NL"/>
                  </w:rPr>
                </w:pPr>
                <w:ins w:id="65" w:author="Microsoft Word" w:date="2024-12-22T22:51:00Z" w16du:dateUtc="2024-12-22T21:51:00Z">
                  <w:r w:rsidRPr="006D42D8">
                    <w:rPr>
                      <w:noProof/>
                      <w:lang w:val="en-US"/>
                    </w:rPr>
                    <w:lastRenderedPageBreak/>
                    <w:t xml:space="preserve">auth0. (2024, 11 28). </w:t>
                  </w:r>
                  <w:r w:rsidRPr="006D42D8">
                    <w:rPr>
                      <w:i/>
                      <w:iCs/>
                      <w:noProof/>
                      <w:lang w:val="en-US"/>
                    </w:rPr>
                    <w:t>NuGet Gallery | Auth0.ManagementApi 7.30.0</w:t>
                  </w:r>
                  <w:r w:rsidRPr="006D42D8">
                    <w:rPr>
                      <w:noProof/>
                      <w:lang w:val="en-US"/>
                    </w:rPr>
                    <w:t xml:space="preserve">. </w:t>
                  </w:r>
                  <w:r>
                    <w:rPr>
                      <w:noProof/>
                      <w:lang w:val="nl-NL"/>
                    </w:rPr>
                    <w:t>Opgehaald van nuget: https://www.nuget.org/packages/Auth0.ManagementApi</w:t>
                  </w:r>
                </w:ins>
              </w:p>
              <w:p w14:paraId="62E8D88D" w14:textId="77777777" w:rsidR="004D4145" w:rsidRPr="006D42D8" w:rsidRDefault="00131621">
                <w:pPr>
                  <w:pStyle w:val="Bibliografie"/>
                  <w:ind w:left="720" w:hanging="720"/>
                  <w:rPr>
                    <w:ins w:id="66" w:author="Microsoft Word" w:date="2024-12-22T22:51:00Z" w16du:dateUtc="2024-12-22T21:51:00Z"/>
                    <w:noProof/>
                    <w:lang w:val="en-US"/>
                  </w:rPr>
                </w:pPr>
                <w:ins w:id="67" w:author="Microsoft Word" w:date="2024-12-22T22:51:00Z" w16du:dateUtc="2024-12-22T21:51:00Z">
                  <w:r>
                    <w:rPr>
                      <w:noProof/>
                      <w:lang w:val="nl-NL"/>
                    </w:rPr>
                    <w:t xml:space="preserve">Batista, R. (2020, 02). </w:t>
                  </w:r>
                  <w:r w:rsidRPr="006D42D8">
                    <w:rPr>
                      <w:i/>
                      <w:iCs/>
                      <w:noProof/>
                      <w:lang w:val="en-US"/>
                    </w:rPr>
                    <w:t>Create User - Encrypting or hashing the pasword</w:t>
                  </w:r>
                  <w:r w:rsidRPr="006D42D8">
                    <w:rPr>
                      <w:noProof/>
                      <w:lang w:val="en-US"/>
                    </w:rPr>
                    <w:t>. Opgehaald van Auth0 Community: https://community.auth0.com/t/create-user-encrypting-or-hashing-the-pasword/38629</w:t>
                  </w:r>
                </w:ins>
              </w:p>
              <w:p w14:paraId="19C894C8" w14:textId="77777777" w:rsidR="004D4145" w:rsidRDefault="00131621">
                <w:pPr>
                  <w:pStyle w:val="Bibliografie"/>
                  <w:ind w:left="720" w:hanging="720"/>
                  <w:rPr>
                    <w:ins w:id="68" w:author="Microsoft Word" w:date="2024-12-22T22:51:00Z" w16du:dateUtc="2024-12-22T21:51:00Z"/>
                    <w:noProof/>
                    <w:lang w:val="nl-NL"/>
                  </w:rPr>
                </w:pPr>
                <w:ins w:id="69" w:author="Microsoft Word" w:date="2024-12-22T22:51:00Z" w16du:dateUtc="2024-12-22T21:51:00Z">
                  <w:r w:rsidRPr="006D42D8">
                    <w:rPr>
                      <w:noProof/>
                      <w:lang w:val="en-US"/>
                    </w:rPr>
                    <w:t xml:space="preserve">Bradley-Schacht. (2011, 12 14). </w:t>
                  </w:r>
                  <w:r w:rsidRPr="006D42D8">
                    <w:rPr>
                      <w:i/>
                      <w:iCs/>
                      <w:noProof/>
                      <w:lang w:val="en-US"/>
                    </w:rPr>
                    <w:t>Installing SharePoint 2010 and SQL Server 2012 RC0</w:t>
                  </w:r>
                  <w:r w:rsidRPr="006D42D8">
                    <w:rPr>
                      <w:noProof/>
                      <w:lang w:val="en-US"/>
                    </w:rPr>
                    <w:t xml:space="preserve">. </w:t>
                  </w:r>
                  <w:r>
                    <w:rPr>
                      <w:noProof/>
                      <w:lang w:val="nl-NL"/>
                    </w:rPr>
                    <w:t>Opgehaald van SqlServerCentral: https://www.sqlservercentral.com/blogs/installing-sharepoint-2010-and-sql-server-2012-rc0</w:t>
                  </w:r>
                </w:ins>
              </w:p>
              <w:p w14:paraId="3F00844A" w14:textId="77777777" w:rsidR="004D4145" w:rsidRDefault="00131621">
                <w:pPr>
                  <w:pStyle w:val="Bibliografie"/>
                  <w:ind w:left="720" w:hanging="720"/>
                  <w:rPr>
                    <w:ins w:id="70" w:author="Microsoft Word" w:date="2024-12-22T22:51:00Z" w16du:dateUtc="2024-12-22T21:51:00Z"/>
                    <w:noProof/>
                    <w:lang w:val="nl-NL"/>
                  </w:rPr>
                </w:pPr>
                <w:ins w:id="71" w:author="Microsoft Word" w:date="2024-12-22T22:51:00Z" w16du:dateUtc="2024-12-22T21:51:00Z">
                  <w:r>
                    <w:rPr>
                      <w:noProof/>
                      <w:lang w:val="nl-NL"/>
                    </w:rPr>
                    <w:t xml:space="preserve">GitLab. (2024). </w:t>
                  </w:r>
                  <w:r>
                    <w:rPr>
                      <w:i/>
                      <w:iCs/>
                      <w:noProof/>
                      <w:lang w:val="nl-NL"/>
                    </w:rPr>
                    <w:t>GitLab</w:t>
                  </w:r>
                  <w:r>
                    <w:rPr>
                      <w:noProof/>
                      <w:lang w:val="nl-NL"/>
                    </w:rPr>
                    <w:t>. Opgehaald van YouTube: https://www.youtube.com/channel/UCnMGQ8QHMAnVIsI3xJrihhg</w:t>
                  </w:r>
                </w:ins>
              </w:p>
              <w:p w14:paraId="11DFD73D" w14:textId="77777777" w:rsidR="004D4145" w:rsidRDefault="00131621">
                <w:pPr>
                  <w:pStyle w:val="Bibliografie"/>
                  <w:ind w:left="720" w:hanging="720"/>
                  <w:rPr>
                    <w:ins w:id="72" w:author="Microsoft Word" w:date="2024-12-22T22:51:00Z" w16du:dateUtc="2024-12-22T21:51:00Z"/>
                    <w:noProof/>
                    <w:lang w:val="nl-NL"/>
                  </w:rPr>
                </w:pPr>
                <w:ins w:id="73" w:author="Microsoft Word" w:date="2024-12-22T22:51:00Z" w16du:dateUtc="2024-12-22T21:51:00Z">
                  <w:r w:rsidRPr="006D42D8">
                    <w:rPr>
                      <w:noProof/>
                      <w:lang w:val="en-US"/>
                    </w:rPr>
                    <w:t xml:space="preserve">Hasan, R. (2019, 08 09). </w:t>
                  </w:r>
                  <w:r w:rsidRPr="006D42D8">
                    <w:rPr>
                      <w:i/>
                      <w:iCs/>
                      <w:noProof/>
                      <w:lang w:val="en-US"/>
                    </w:rPr>
                    <w:t>Fun with Docker - Part 1: An introduction...</w:t>
                  </w:r>
                  <w:r w:rsidRPr="006D42D8">
                    <w:rPr>
                      <w:noProof/>
                      <w:lang w:val="en-US"/>
                    </w:rPr>
                    <w:t xml:space="preserve"> </w:t>
                  </w:r>
                  <w:r>
                    <w:rPr>
                      <w:noProof/>
                      <w:lang w:val="nl-NL"/>
                    </w:rPr>
                    <w:t>Opgehaald van ccie.tv: https://ccie.tv/fun-with-docker/</w:t>
                  </w:r>
                </w:ins>
              </w:p>
              <w:p w14:paraId="5350F628" w14:textId="77777777" w:rsidR="004D4145" w:rsidRDefault="00131621">
                <w:pPr>
                  <w:pStyle w:val="Bibliografie"/>
                  <w:ind w:left="720" w:hanging="720"/>
                  <w:rPr>
                    <w:ins w:id="74" w:author="Microsoft Word" w:date="2024-12-22T22:51:00Z" w16du:dateUtc="2024-12-22T21:51:00Z"/>
                    <w:noProof/>
                    <w:lang w:val="nl-NL"/>
                  </w:rPr>
                </w:pPr>
                <w:ins w:id="75" w:author="Microsoft Word" w:date="2024-12-22T22:51:00Z" w16du:dateUtc="2024-12-22T21:51:00Z">
                  <w:r w:rsidRPr="003C5567">
                    <w:rPr>
                      <w:lang w:val="en-US"/>
                    </w:rPr>
                    <w:t xml:space="preserve">Mariën, S. (sd). presentatie Application Architecture. </w:t>
                  </w:r>
                  <w:r>
                    <w:rPr>
                      <w:noProof/>
                      <w:lang w:val="nl-NL"/>
                    </w:rPr>
                    <w:t xml:space="preserve">In </w:t>
                  </w:r>
                  <w:r>
                    <w:rPr>
                      <w:i/>
                      <w:iCs/>
                      <w:noProof/>
                      <w:lang w:val="nl-NL"/>
                    </w:rPr>
                    <w:t>Application Architecture (niet publiek beschikbaar).</w:t>
                  </w:r>
                  <w:r>
                    <w:rPr>
                      <w:noProof/>
                      <w:lang w:val="nl-NL"/>
                    </w:rPr>
                    <w:t xml:space="preserve"> cursus AP Hogeschool 24-25 Applied softwareproject.</w:t>
                  </w:r>
                </w:ins>
              </w:p>
              <w:p w14:paraId="640042CE" w14:textId="77777777" w:rsidR="004D4145" w:rsidRPr="006D42D8" w:rsidRDefault="00131621">
                <w:pPr>
                  <w:pStyle w:val="Bibliografie"/>
                  <w:ind w:left="720" w:hanging="720"/>
                  <w:rPr>
                    <w:ins w:id="76" w:author="Microsoft Word" w:date="2024-12-22T22:51:00Z" w16du:dateUtc="2024-12-22T21:51:00Z"/>
                    <w:noProof/>
                    <w:lang w:val="en-US"/>
                  </w:rPr>
                </w:pPr>
                <w:ins w:id="77" w:author="Microsoft Word" w:date="2024-12-22T22:51:00Z" w16du:dateUtc="2024-12-22T21:51:00Z">
                  <w:r w:rsidRPr="003C5567">
                    <w:rPr>
                      <w:lang w:val="en-US"/>
                    </w:rPr>
                    <w:t xml:space="preserve">Okta, I. (2024). </w:t>
                  </w:r>
                  <w:r w:rsidRPr="003C5567">
                    <w:rPr>
                      <w:i/>
                      <w:lang w:val="en-US"/>
                    </w:rPr>
                    <w:t xml:space="preserve">Secure access for everyone. </w:t>
                  </w:r>
                  <w:r w:rsidRPr="006D42D8">
                    <w:rPr>
                      <w:i/>
                      <w:iCs/>
                      <w:noProof/>
                      <w:lang w:val="en-US"/>
                    </w:rPr>
                    <w:t>But not just anyone.</w:t>
                  </w:r>
                  <w:r w:rsidRPr="006D42D8">
                    <w:rPr>
                      <w:noProof/>
                      <w:lang w:val="en-US"/>
                    </w:rPr>
                    <w:t xml:space="preserve"> Opgehaald van Auth0: https://auth0.com/</w:t>
                  </w:r>
                </w:ins>
              </w:p>
              <w:p w14:paraId="790FD6B6" w14:textId="77777777" w:rsidR="004D4145" w:rsidRDefault="00131621">
                <w:pPr>
                  <w:pStyle w:val="Bibliografie"/>
                  <w:ind w:left="720" w:hanging="720"/>
                  <w:rPr>
                    <w:ins w:id="78" w:author="Microsoft Word" w:date="2024-12-22T22:51:00Z" w16du:dateUtc="2024-12-22T21:51:00Z"/>
                    <w:noProof/>
                    <w:lang w:val="nl-NL"/>
                  </w:rPr>
                </w:pPr>
                <w:ins w:id="79" w:author="Microsoft Word" w:date="2024-12-22T22:51:00Z" w16du:dateUtc="2024-12-22T21:51:00Z">
                  <w:r>
                    <w:rPr>
                      <w:noProof/>
                      <w:lang w:val="nl-NL"/>
                    </w:rPr>
                    <w:t xml:space="preserve">Schudde, D. (2020, 11 24). </w:t>
                  </w:r>
                  <w:r>
                    <w:rPr>
                      <w:i/>
                      <w:iCs/>
                      <w:noProof/>
                      <w:lang w:val="nl-NL"/>
                    </w:rPr>
                    <w:t>Blazor, een inleiding.</w:t>
                  </w:r>
                  <w:r>
                    <w:rPr>
                      <w:noProof/>
                      <w:lang w:val="nl-NL"/>
                    </w:rPr>
                    <w:t xml:space="preserve"> Opgehaald van Vitas Blog: https://blog.vitas.nl/blazor_een_inleiding.html</w:t>
                  </w:r>
                </w:ins>
              </w:p>
              <w:p w14:paraId="6FAD0A50" w14:textId="77777777" w:rsidR="004D4145" w:rsidRDefault="00131621">
                <w:pPr>
                  <w:pStyle w:val="Bibliografie"/>
                  <w:ind w:left="720" w:hanging="720"/>
                  <w:rPr>
                    <w:ins w:id="80" w:author="Microsoft Word" w:date="2024-12-22T22:51:00Z" w16du:dateUtc="2024-12-22T21:51:00Z"/>
                    <w:noProof/>
                    <w:lang w:val="nl-NL"/>
                  </w:rPr>
                </w:pPr>
                <w:ins w:id="81" w:author="Microsoft Word" w:date="2024-12-22T22:51:00Z" w16du:dateUtc="2024-12-22T21:51:00Z">
                  <w:r w:rsidRPr="006D42D8">
                    <w:rPr>
                      <w:noProof/>
                      <w:lang w:val="en-US"/>
                    </w:rPr>
                    <w:t xml:space="preserve">Streng, S. (sd). </w:t>
                  </w:r>
                  <w:r w:rsidRPr="006D42D8">
                    <w:rPr>
                      <w:i/>
                      <w:iCs/>
                      <w:noProof/>
                      <w:lang w:val="en-US"/>
                    </w:rPr>
                    <w:t>.Net C# — Clean Architecture &amp; Dependency-Inversion-Principle</w:t>
                  </w:r>
                  <w:r w:rsidRPr="006D42D8">
                    <w:rPr>
                      <w:noProof/>
                      <w:lang w:val="en-US"/>
                    </w:rPr>
                    <w:t xml:space="preserve">. </w:t>
                  </w:r>
                  <w:r>
                    <w:rPr>
                      <w:noProof/>
                      <w:lang w:val="nl-NL"/>
                    </w:rPr>
                    <w:t>Opgehaald van Medium: https://blog.devgenius.io/net-c-clean-architecture-dependency-inversion-principle-d2d661c3f74d</w:t>
                  </w:r>
                </w:ins>
              </w:p>
              <w:p w14:paraId="5C718530" w14:textId="77777777" w:rsidR="004D4145" w:rsidRDefault="00131621">
                <w:pPr>
                  <w:pStyle w:val="Bibliografie"/>
                  <w:ind w:left="720" w:hanging="720"/>
                  <w:rPr>
                    <w:ins w:id="82" w:author="Microsoft Word" w:date="2024-12-22T22:51:00Z" w16du:dateUtc="2024-12-22T21:51:00Z"/>
                    <w:noProof/>
                    <w:lang w:val="nl-NL"/>
                  </w:rPr>
                </w:pPr>
                <w:ins w:id="83" w:author="Microsoft Word" w:date="2024-12-22T22:51:00Z" w16du:dateUtc="2024-12-22T21:51:00Z">
                  <w:r>
                    <w:rPr>
                      <w:i/>
                      <w:iCs/>
                      <w:noProof/>
                      <w:lang w:val="nl-NL"/>
                    </w:rPr>
                    <w:t>Traefik</w:t>
                  </w:r>
                  <w:r>
                    <w:rPr>
                      <w:noProof/>
                      <w:lang w:val="nl-NL"/>
                    </w:rPr>
                    <w:t>. (2020, 07 15). Opgehaald van GitHub: https://github.com/containous/traefik-library-image</w:t>
                  </w:r>
                </w:ins>
              </w:p>
              <w:p w14:paraId="0A0F7275" w14:textId="77777777" w:rsidR="004D4145" w:rsidRDefault="00131621">
                <w:pPr>
                  <w:pStyle w:val="Bibliografie"/>
                  <w:ind w:left="720" w:hanging="720"/>
                  <w:rPr>
                    <w:ins w:id="84" w:author="Microsoft Word" w:date="2024-12-22T22:51:00Z" w16du:dateUtc="2024-12-22T21:51:00Z"/>
                    <w:noProof/>
                    <w:lang w:val="nl-NL"/>
                  </w:rPr>
                </w:pPr>
                <w:ins w:id="85" w:author="Microsoft Word" w:date="2024-12-22T22:51:00Z" w16du:dateUtc="2024-12-22T21:51:00Z">
                  <w:r w:rsidRPr="006D42D8">
                    <w:rPr>
                      <w:i/>
                      <w:iCs/>
                      <w:noProof/>
                      <w:lang w:val="en-US"/>
                    </w:rPr>
                    <w:t>What is ASP.NET? An Overview in 2025.</w:t>
                  </w:r>
                  <w:r w:rsidRPr="006D42D8">
                    <w:rPr>
                      <w:noProof/>
                      <w:lang w:val="en-US"/>
                    </w:rPr>
                    <w:t xml:space="preserve"> </w:t>
                  </w:r>
                  <w:r>
                    <w:rPr>
                      <w:noProof/>
                      <w:lang w:val="nl-NL"/>
                    </w:rPr>
                    <w:t>(2023, 06 07). Opgehaald van Flatirons: https://flatirons.com/blog/what-is-aspnet-an-overview-2024/</w:t>
                  </w:r>
                </w:ins>
              </w:p>
              <w:p w14:paraId="11B2D51E" w14:textId="3B533D02" w:rsidR="009B715D" w:rsidRPr="000B28EF" w:rsidRDefault="00C1595F" w:rsidP="006B5AB4">
                <w:pPr>
                  <w:spacing w:before="120" w:after="120"/>
                  <w:rPr>
                    <w:lang w:eastAsia="en-US"/>
                  </w:rPr>
                </w:pPr>
                <w:ins w:id="86" w:author="Microsoft Word" w:date="2024-12-22T22:51:00Z" w16du:dateUtc="2024-12-22T21:51:00Z">
                  <w:r>
                    <w:rPr>
                      <w:b/>
                      <w:bCs/>
                    </w:rPr>
                    <w:fldChar w:fldCharType="end"/>
                  </w:r>
                </w:ins>
              </w:p>
            </w:sdtContent>
          </w:sdt>
        </w:tc>
      </w:tr>
    </w:tbl>
    <w:p w14:paraId="680B811B" w14:textId="395F20B8" w:rsidR="004D4145" w:rsidRDefault="004D4145" w:rsidP="0072310C"/>
    <w:bookmarkEnd w:id="11"/>
    <w:p w14:paraId="02EB378F" w14:textId="77777777" w:rsidR="006B5AB4" w:rsidRPr="00EE1355" w:rsidRDefault="006B5AB4" w:rsidP="0072310C">
      <w:pPr>
        <w:rPr>
          <w:lang w:eastAsia="en-US"/>
        </w:rPr>
      </w:pPr>
    </w:p>
    <w:sectPr w:rsidR="006B5AB4" w:rsidRPr="00EE1355" w:rsidSect="00905966">
      <w:headerReference w:type="default" r:id="rId44"/>
      <w:footerReference w:type="even" r:id="rId45"/>
      <w:footerReference w:type="default" r:id="rId46"/>
      <w:headerReference w:type="firs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19547" w14:textId="77777777" w:rsidR="007D6C70" w:rsidRDefault="007D6C70" w:rsidP="00B037EA">
      <w:r>
        <w:separator/>
      </w:r>
    </w:p>
  </w:endnote>
  <w:endnote w:type="continuationSeparator" w:id="0">
    <w:p w14:paraId="5974DBA3" w14:textId="77777777" w:rsidR="007D6C70" w:rsidRDefault="007D6C70" w:rsidP="00B037EA">
      <w:r>
        <w:continuationSeparator/>
      </w:r>
    </w:p>
  </w:endnote>
  <w:endnote w:type="continuationNotice" w:id="1">
    <w:p w14:paraId="697B52C5" w14:textId="77777777" w:rsidR="007D6C70" w:rsidRDefault="007D6C7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1594050721"/>
      <w:docPartObj>
        <w:docPartGallery w:val="Page Numbers (Bottom of Page)"/>
        <w:docPartUnique/>
      </w:docPartObj>
    </w:sdtPr>
    <w:sdtContent>
      <w:p w14:paraId="1426D716" w14:textId="38587B63" w:rsidR="00690C5E" w:rsidRDefault="00690C5E" w:rsidP="003B671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1FE0D" w14:textId="0B6A232C"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690C5E" w:rsidRPr="00D14DB4">
          <w:rPr>
            <w:sz w:val="18"/>
            <w:lang w:val="nl-BE"/>
          </w:rPr>
          <w:t>2</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84641A">
          <w:rPr>
            <w:sz w:val="18"/>
            <w:lang w:val="nl-BE"/>
          </w:rPr>
          <w:t>8</w:t>
        </w:r>
        <w:r w:rsidR="0084641A">
          <w:rPr>
            <w:sz w:val="18"/>
            <w:lang w:val="nl-BE"/>
          </w:rPr>
          <w:fldChar w:fldCharType="end"/>
        </w:r>
        <w:r>
          <w:rPr>
            <w:sz w:val="18"/>
            <w:lang w:val="nl-BE"/>
          </w:rPr>
          <w:t xml:space="preserve"> </w:t>
        </w:r>
      </w:sdtContent>
    </w:sdt>
  </w:p>
  <w:sdt>
    <w:sdtPr>
      <w:rPr>
        <w:sz w:val="18"/>
        <w:szCs w:val="18"/>
        <w:lang w:val="nl-BE"/>
      </w:rPr>
      <w:id w:val="696429212"/>
      <w:docPartObj>
        <w:docPartGallery w:val="Page Numbers (Bottom of Page)"/>
        <w:docPartUnique/>
      </w:docPartObj>
    </w:sdtPr>
    <w:sdtContent>
      <w:sdt>
        <w:sdtPr>
          <w:rPr>
            <w:sz w:val="18"/>
            <w:szCs w:val="18"/>
            <w:lang w:val="nl-BE"/>
          </w:rPr>
          <w:id w:val="-1769616900"/>
          <w:docPartObj>
            <w:docPartGallery w:val="Page Numbers (Top of Page)"/>
            <w:docPartUnique/>
          </w:docPartObj>
        </w:sdtPr>
        <w:sdtContent>
          <w:p w14:paraId="21CF4AB1" w14:textId="32FC4011" w:rsidR="00F61BA0" w:rsidRPr="005F5CC9" w:rsidRDefault="0072310C" w:rsidP="00690C5E">
            <w:pPr>
              <w:tabs>
                <w:tab w:val="right" w:pos="9072"/>
              </w:tabs>
              <w:ind w:right="360"/>
              <w:rPr>
                <w:sz w:val="18"/>
                <w:lang w:val="nl-BE"/>
              </w:rPr>
            </w:pPr>
            <w:r>
              <w:rPr>
                <w:sz w:val="18"/>
                <w:lang w:val="nl-BE"/>
              </w:rPr>
              <w:t>Technische documentatie</w:t>
            </w:r>
            <w:r w:rsidR="00F61BA0" w:rsidRPr="00C24A8B">
              <w:rPr>
                <w:sz w:val="18"/>
                <w:lang w:val="nl-BE"/>
              </w:rPr>
              <w:t xml:space="preserve"> voor </w:t>
            </w:r>
            <w:r w:rsidR="007A43E1">
              <w:rPr>
                <w:sz w:val="18"/>
                <w:lang w:val="nl-BE"/>
              </w:rPr>
              <w:t>“</w:t>
            </w:r>
            <w:r w:rsidR="00423AB8">
              <w:rPr>
                <w:sz w:val="18"/>
                <w:lang w:val="nl-BE"/>
              </w:rPr>
              <w:t>GATAM Vragenplatform”</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67527" w14:textId="77777777" w:rsidR="007D6C70" w:rsidRDefault="007D6C70" w:rsidP="00B037EA">
      <w:r>
        <w:separator/>
      </w:r>
    </w:p>
  </w:footnote>
  <w:footnote w:type="continuationSeparator" w:id="0">
    <w:p w14:paraId="603C5EFD" w14:textId="77777777" w:rsidR="007D6C70" w:rsidRDefault="007D6C70" w:rsidP="00B037EA">
      <w:r>
        <w:continuationSeparator/>
      </w:r>
    </w:p>
  </w:footnote>
  <w:footnote w:type="continuationNotice" w:id="1">
    <w:p w14:paraId="48D6B6BB" w14:textId="77777777" w:rsidR="007D6C70" w:rsidRDefault="007D6C7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263AE" w14:textId="1A576929" w:rsidR="00F61BA0" w:rsidRDefault="00B43442">
    <w:pPr>
      <w:pStyle w:val="Koptekst"/>
    </w:pPr>
    <w:r>
      <w:rPr>
        <w:noProof/>
        <w:lang w:val="nl-BE" w:eastAsia="nl-BE"/>
      </w:rPr>
      <mc:AlternateContent>
        <mc:Choice Requires="wpg">
          <w:drawing>
            <wp:anchor distT="0" distB="0" distL="114300" distR="114300" simplePos="0" relativeHeight="251658240" behindDoc="1" locked="0" layoutInCell="1" allowOverlap="1" wp14:anchorId="0A963368" wp14:editId="7FE6C6E3">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53507ADA"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">
                <v:imagedata r:id="rId4" o:title=""/>
              </v:shape>
              <w10:wrap anchorx="page"/>
            </v:group>
          </w:pict>
        </mc:Fallback>
      </mc:AlternateContent>
    </w:r>
    <w:r w:rsidR="00F61BA0" w:rsidRPr="008335F2">
      <w:rPr>
        <w:noProof/>
        <w:lang w:val="nl-BE" w:eastAsia="nl-BE"/>
      </w:rPr>
      <mc:AlternateContent>
        <mc:Choice Requires="wpg">
          <w:drawing>
            <wp:anchor distT="0" distB="0" distL="114300" distR="114300" simplePos="0" relativeHeight="251658242"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5A0491" id="Groep 9" o:spid="_x0000_s1026" style="position:absolute;margin-left:292.6pt;margin-top:5.5pt;width:52.4pt;height:21.9pt;z-index:251658242;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3F61"/>
    <w:multiLevelType w:val="hybridMultilevel"/>
    <w:tmpl w:val="09C88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A2667"/>
    <w:multiLevelType w:val="hybridMultilevel"/>
    <w:tmpl w:val="DE0863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F96D39"/>
    <w:multiLevelType w:val="hybridMultilevel"/>
    <w:tmpl w:val="D6FE6E46"/>
    <w:lvl w:ilvl="0" w:tplc="10000003">
      <w:start w:val="1"/>
      <w:numFmt w:val="bullet"/>
      <w:lvlText w:val="o"/>
      <w:lvlJc w:val="left"/>
      <w:pPr>
        <w:ind w:left="1068" w:hanging="360"/>
      </w:pPr>
      <w:rPr>
        <w:rFonts w:ascii="Courier New" w:hAnsi="Courier New" w:cs="Courier New" w:hint="default"/>
      </w:rPr>
    </w:lvl>
    <w:lvl w:ilvl="1" w:tplc="10000003" w:tentative="1">
      <w:start w:val="1"/>
      <w:numFmt w:val="bullet"/>
      <w:lvlText w:val="o"/>
      <w:lvlJc w:val="left"/>
      <w:pPr>
        <w:ind w:left="1788" w:hanging="360"/>
      </w:pPr>
      <w:rPr>
        <w:rFonts w:ascii="Courier New" w:hAnsi="Courier New" w:cs="Courier New" w:hint="default"/>
      </w:rPr>
    </w:lvl>
    <w:lvl w:ilvl="2" w:tplc="10000005" w:tentative="1">
      <w:start w:val="1"/>
      <w:numFmt w:val="bullet"/>
      <w:lvlText w:val=""/>
      <w:lvlJc w:val="left"/>
      <w:pPr>
        <w:ind w:left="2508" w:hanging="360"/>
      </w:pPr>
      <w:rPr>
        <w:rFonts w:ascii="Wingdings" w:hAnsi="Wingdings" w:hint="default"/>
      </w:rPr>
    </w:lvl>
    <w:lvl w:ilvl="3" w:tplc="10000001" w:tentative="1">
      <w:start w:val="1"/>
      <w:numFmt w:val="bullet"/>
      <w:lvlText w:val=""/>
      <w:lvlJc w:val="left"/>
      <w:pPr>
        <w:ind w:left="3228" w:hanging="360"/>
      </w:pPr>
      <w:rPr>
        <w:rFonts w:ascii="Symbol" w:hAnsi="Symbol" w:hint="default"/>
      </w:rPr>
    </w:lvl>
    <w:lvl w:ilvl="4" w:tplc="10000003" w:tentative="1">
      <w:start w:val="1"/>
      <w:numFmt w:val="bullet"/>
      <w:lvlText w:val="o"/>
      <w:lvlJc w:val="left"/>
      <w:pPr>
        <w:ind w:left="3948" w:hanging="360"/>
      </w:pPr>
      <w:rPr>
        <w:rFonts w:ascii="Courier New" w:hAnsi="Courier New" w:cs="Courier New" w:hint="default"/>
      </w:rPr>
    </w:lvl>
    <w:lvl w:ilvl="5" w:tplc="10000005" w:tentative="1">
      <w:start w:val="1"/>
      <w:numFmt w:val="bullet"/>
      <w:lvlText w:val=""/>
      <w:lvlJc w:val="left"/>
      <w:pPr>
        <w:ind w:left="4668" w:hanging="360"/>
      </w:pPr>
      <w:rPr>
        <w:rFonts w:ascii="Wingdings" w:hAnsi="Wingdings" w:hint="default"/>
      </w:rPr>
    </w:lvl>
    <w:lvl w:ilvl="6" w:tplc="10000001" w:tentative="1">
      <w:start w:val="1"/>
      <w:numFmt w:val="bullet"/>
      <w:lvlText w:val=""/>
      <w:lvlJc w:val="left"/>
      <w:pPr>
        <w:ind w:left="5388" w:hanging="360"/>
      </w:pPr>
      <w:rPr>
        <w:rFonts w:ascii="Symbol" w:hAnsi="Symbol" w:hint="default"/>
      </w:rPr>
    </w:lvl>
    <w:lvl w:ilvl="7" w:tplc="10000003" w:tentative="1">
      <w:start w:val="1"/>
      <w:numFmt w:val="bullet"/>
      <w:lvlText w:val="o"/>
      <w:lvlJc w:val="left"/>
      <w:pPr>
        <w:ind w:left="6108" w:hanging="360"/>
      </w:pPr>
      <w:rPr>
        <w:rFonts w:ascii="Courier New" w:hAnsi="Courier New" w:cs="Courier New" w:hint="default"/>
      </w:rPr>
    </w:lvl>
    <w:lvl w:ilvl="8" w:tplc="10000005" w:tentative="1">
      <w:start w:val="1"/>
      <w:numFmt w:val="bullet"/>
      <w:lvlText w:val=""/>
      <w:lvlJc w:val="left"/>
      <w:pPr>
        <w:ind w:left="6828" w:hanging="360"/>
      </w:pPr>
      <w:rPr>
        <w:rFonts w:ascii="Wingdings" w:hAnsi="Wingdings" w:hint="default"/>
      </w:rPr>
    </w:lvl>
  </w:abstractNum>
  <w:abstractNum w:abstractNumId="3" w15:restartNumberingAfterBreak="0">
    <w:nsid w:val="07DC331F"/>
    <w:multiLevelType w:val="hybridMultilevel"/>
    <w:tmpl w:val="B8B6978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3614C3"/>
    <w:multiLevelType w:val="hybridMultilevel"/>
    <w:tmpl w:val="2A9634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5964B8"/>
    <w:multiLevelType w:val="hybridMultilevel"/>
    <w:tmpl w:val="67B06B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0A36288"/>
    <w:multiLevelType w:val="hybridMultilevel"/>
    <w:tmpl w:val="B0E26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2D82261"/>
    <w:multiLevelType w:val="hybridMultilevel"/>
    <w:tmpl w:val="428C5E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DA5380"/>
    <w:multiLevelType w:val="hybridMultilevel"/>
    <w:tmpl w:val="5B74D274"/>
    <w:lvl w:ilvl="0" w:tplc="10000003">
      <w:start w:val="1"/>
      <w:numFmt w:val="bullet"/>
      <w:lvlText w:val="o"/>
      <w:lvlJc w:val="left"/>
      <w:pPr>
        <w:ind w:left="1068" w:hanging="360"/>
      </w:pPr>
      <w:rPr>
        <w:rFonts w:ascii="Courier New" w:hAnsi="Courier New" w:cs="Courier New" w:hint="default"/>
      </w:rPr>
    </w:lvl>
    <w:lvl w:ilvl="1" w:tplc="10000003" w:tentative="1">
      <w:start w:val="1"/>
      <w:numFmt w:val="bullet"/>
      <w:lvlText w:val="o"/>
      <w:lvlJc w:val="left"/>
      <w:pPr>
        <w:ind w:left="1788" w:hanging="360"/>
      </w:pPr>
      <w:rPr>
        <w:rFonts w:ascii="Courier New" w:hAnsi="Courier New" w:cs="Courier New" w:hint="default"/>
      </w:rPr>
    </w:lvl>
    <w:lvl w:ilvl="2" w:tplc="10000005" w:tentative="1">
      <w:start w:val="1"/>
      <w:numFmt w:val="bullet"/>
      <w:lvlText w:val=""/>
      <w:lvlJc w:val="left"/>
      <w:pPr>
        <w:ind w:left="2508" w:hanging="360"/>
      </w:pPr>
      <w:rPr>
        <w:rFonts w:ascii="Wingdings" w:hAnsi="Wingdings" w:hint="default"/>
      </w:rPr>
    </w:lvl>
    <w:lvl w:ilvl="3" w:tplc="10000001" w:tentative="1">
      <w:start w:val="1"/>
      <w:numFmt w:val="bullet"/>
      <w:lvlText w:val=""/>
      <w:lvlJc w:val="left"/>
      <w:pPr>
        <w:ind w:left="3228" w:hanging="360"/>
      </w:pPr>
      <w:rPr>
        <w:rFonts w:ascii="Symbol" w:hAnsi="Symbol" w:hint="default"/>
      </w:rPr>
    </w:lvl>
    <w:lvl w:ilvl="4" w:tplc="10000003" w:tentative="1">
      <w:start w:val="1"/>
      <w:numFmt w:val="bullet"/>
      <w:lvlText w:val="o"/>
      <w:lvlJc w:val="left"/>
      <w:pPr>
        <w:ind w:left="3948" w:hanging="360"/>
      </w:pPr>
      <w:rPr>
        <w:rFonts w:ascii="Courier New" w:hAnsi="Courier New" w:cs="Courier New" w:hint="default"/>
      </w:rPr>
    </w:lvl>
    <w:lvl w:ilvl="5" w:tplc="10000005" w:tentative="1">
      <w:start w:val="1"/>
      <w:numFmt w:val="bullet"/>
      <w:lvlText w:val=""/>
      <w:lvlJc w:val="left"/>
      <w:pPr>
        <w:ind w:left="4668" w:hanging="360"/>
      </w:pPr>
      <w:rPr>
        <w:rFonts w:ascii="Wingdings" w:hAnsi="Wingdings" w:hint="default"/>
      </w:rPr>
    </w:lvl>
    <w:lvl w:ilvl="6" w:tplc="10000001" w:tentative="1">
      <w:start w:val="1"/>
      <w:numFmt w:val="bullet"/>
      <w:lvlText w:val=""/>
      <w:lvlJc w:val="left"/>
      <w:pPr>
        <w:ind w:left="5388" w:hanging="360"/>
      </w:pPr>
      <w:rPr>
        <w:rFonts w:ascii="Symbol" w:hAnsi="Symbol" w:hint="default"/>
      </w:rPr>
    </w:lvl>
    <w:lvl w:ilvl="7" w:tplc="10000003" w:tentative="1">
      <w:start w:val="1"/>
      <w:numFmt w:val="bullet"/>
      <w:lvlText w:val="o"/>
      <w:lvlJc w:val="left"/>
      <w:pPr>
        <w:ind w:left="6108" w:hanging="360"/>
      </w:pPr>
      <w:rPr>
        <w:rFonts w:ascii="Courier New" w:hAnsi="Courier New" w:cs="Courier New" w:hint="default"/>
      </w:rPr>
    </w:lvl>
    <w:lvl w:ilvl="8" w:tplc="10000005" w:tentative="1">
      <w:start w:val="1"/>
      <w:numFmt w:val="bullet"/>
      <w:lvlText w:val=""/>
      <w:lvlJc w:val="left"/>
      <w:pPr>
        <w:ind w:left="6828" w:hanging="360"/>
      </w:pPr>
      <w:rPr>
        <w:rFonts w:ascii="Wingdings" w:hAnsi="Wingdings" w:hint="default"/>
      </w:rPr>
    </w:lvl>
  </w:abstractNum>
  <w:abstractNum w:abstractNumId="9" w15:restartNumberingAfterBreak="0">
    <w:nsid w:val="15F62B50"/>
    <w:multiLevelType w:val="hybridMultilevel"/>
    <w:tmpl w:val="896C913E"/>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0" w15:restartNumberingAfterBreak="0">
    <w:nsid w:val="179C77D0"/>
    <w:multiLevelType w:val="hybridMultilevel"/>
    <w:tmpl w:val="1DE4F68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A1E25A7"/>
    <w:multiLevelType w:val="hybridMultilevel"/>
    <w:tmpl w:val="63B6C2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0A2635"/>
    <w:multiLevelType w:val="multilevel"/>
    <w:tmpl w:val="CC42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0D3985"/>
    <w:multiLevelType w:val="hybridMultilevel"/>
    <w:tmpl w:val="DDC2F8E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BDE2CF0"/>
    <w:multiLevelType w:val="hybridMultilevel"/>
    <w:tmpl w:val="0060D580"/>
    <w:lvl w:ilvl="0" w:tplc="D60E53D8">
      <w:start w:val="2024"/>
      <w:numFmt w:val="bullet"/>
      <w:lvlText w:val="-"/>
      <w:lvlJc w:val="left"/>
      <w:pPr>
        <w:ind w:left="643" w:hanging="360"/>
      </w:pPr>
      <w:rPr>
        <w:rFonts w:ascii="Calibri" w:eastAsia="Times New Roman" w:hAnsi="Calibri" w:cs="Calibri" w:hint="default"/>
      </w:rPr>
    </w:lvl>
    <w:lvl w:ilvl="1" w:tplc="08130003" w:tentative="1">
      <w:start w:val="1"/>
      <w:numFmt w:val="bullet"/>
      <w:lvlText w:val="o"/>
      <w:lvlJc w:val="left"/>
      <w:pPr>
        <w:ind w:left="1363" w:hanging="360"/>
      </w:pPr>
      <w:rPr>
        <w:rFonts w:ascii="Courier New" w:hAnsi="Courier New" w:cs="Courier New" w:hint="default"/>
      </w:rPr>
    </w:lvl>
    <w:lvl w:ilvl="2" w:tplc="08130005" w:tentative="1">
      <w:start w:val="1"/>
      <w:numFmt w:val="bullet"/>
      <w:lvlText w:val=""/>
      <w:lvlJc w:val="left"/>
      <w:pPr>
        <w:ind w:left="2083" w:hanging="360"/>
      </w:pPr>
      <w:rPr>
        <w:rFonts w:ascii="Wingdings" w:hAnsi="Wingdings" w:hint="default"/>
      </w:rPr>
    </w:lvl>
    <w:lvl w:ilvl="3" w:tplc="08130001" w:tentative="1">
      <w:start w:val="1"/>
      <w:numFmt w:val="bullet"/>
      <w:lvlText w:val=""/>
      <w:lvlJc w:val="left"/>
      <w:pPr>
        <w:ind w:left="2803" w:hanging="360"/>
      </w:pPr>
      <w:rPr>
        <w:rFonts w:ascii="Symbol" w:hAnsi="Symbol" w:hint="default"/>
      </w:rPr>
    </w:lvl>
    <w:lvl w:ilvl="4" w:tplc="08130003" w:tentative="1">
      <w:start w:val="1"/>
      <w:numFmt w:val="bullet"/>
      <w:lvlText w:val="o"/>
      <w:lvlJc w:val="left"/>
      <w:pPr>
        <w:ind w:left="3523" w:hanging="360"/>
      </w:pPr>
      <w:rPr>
        <w:rFonts w:ascii="Courier New" w:hAnsi="Courier New" w:cs="Courier New" w:hint="default"/>
      </w:rPr>
    </w:lvl>
    <w:lvl w:ilvl="5" w:tplc="08130005" w:tentative="1">
      <w:start w:val="1"/>
      <w:numFmt w:val="bullet"/>
      <w:lvlText w:val=""/>
      <w:lvlJc w:val="left"/>
      <w:pPr>
        <w:ind w:left="4243" w:hanging="360"/>
      </w:pPr>
      <w:rPr>
        <w:rFonts w:ascii="Wingdings" w:hAnsi="Wingdings" w:hint="default"/>
      </w:rPr>
    </w:lvl>
    <w:lvl w:ilvl="6" w:tplc="08130001" w:tentative="1">
      <w:start w:val="1"/>
      <w:numFmt w:val="bullet"/>
      <w:lvlText w:val=""/>
      <w:lvlJc w:val="left"/>
      <w:pPr>
        <w:ind w:left="4963" w:hanging="360"/>
      </w:pPr>
      <w:rPr>
        <w:rFonts w:ascii="Symbol" w:hAnsi="Symbol" w:hint="default"/>
      </w:rPr>
    </w:lvl>
    <w:lvl w:ilvl="7" w:tplc="08130003" w:tentative="1">
      <w:start w:val="1"/>
      <w:numFmt w:val="bullet"/>
      <w:lvlText w:val="o"/>
      <w:lvlJc w:val="left"/>
      <w:pPr>
        <w:ind w:left="5683" w:hanging="360"/>
      </w:pPr>
      <w:rPr>
        <w:rFonts w:ascii="Courier New" w:hAnsi="Courier New" w:cs="Courier New" w:hint="default"/>
      </w:rPr>
    </w:lvl>
    <w:lvl w:ilvl="8" w:tplc="08130005" w:tentative="1">
      <w:start w:val="1"/>
      <w:numFmt w:val="bullet"/>
      <w:lvlText w:val=""/>
      <w:lvlJc w:val="left"/>
      <w:pPr>
        <w:ind w:left="6403" w:hanging="360"/>
      </w:pPr>
      <w:rPr>
        <w:rFonts w:ascii="Wingdings" w:hAnsi="Wingdings" w:hint="default"/>
      </w:rPr>
    </w:lvl>
  </w:abstractNum>
  <w:abstractNum w:abstractNumId="16" w15:restartNumberingAfterBreak="0">
    <w:nsid w:val="2D2F1188"/>
    <w:multiLevelType w:val="hybridMultilevel"/>
    <w:tmpl w:val="875C6DB8"/>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2F1B5856"/>
    <w:multiLevelType w:val="hybridMultilevel"/>
    <w:tmpl w:val="52ACEDB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FC31746"/>
    <w:multiLevelType w:val="hybridMultilevel"/>
    <w:tmpl w:val="52ACEDBE"/>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6B03AD6"/>
    <w:multiLevelType w:val="hybridMultilevel"/>
    <w:tmpl w:val="6F3CAB2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3AE22FBD"/>
    <w:multiLevelType w:val="hybridMultilevel"/>
    <w:tmpl w:val="23FA7A0A"/>
    <w:lvl w:ilvl="0" w:tplc="7A4C4062">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C83407D"/>
    <w:multiLevelType w:val="hybridMultilevel"/>
    <w:tmpl w:val="5D46DA2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1022394"/>
    <w:multiLevelType w:val="hybridMultilevel"/>
    <w:tmpl w:val="50A2EE5E"/>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4CD382F"/>
    <w:multiLevelType w:val="multilevel"/>
    <w:tmpl w:val="45B2275A"/>
    <w:numStyleLink w:val="111111"/>
  </w:abstractNum>
  <w:abstractNum w:abstractNumId="24" w15:restartNumberingAfterBreak="0">
    <w:nsid w:val="457B5132"/>
    <w:multiLevelType w:val="hybridMultilevel"/>
    <w:tmpl w:val="D3643440"/>
    <w:lvl w:ilvl="0" w:tplc="39283C82">
      <w:start w:val="2"/>
      <w:numFmt w:val="bullet"/>
      <w:lvlText w:val="-"/>
      <w:lvlJc w:val="left"/>
      <w:pPr>
        <w:ind w:left="357" w:hanging="357"/>
      </w:pPr>
      <w:rPr>
        <w:rFonts w:ascii="Aptos" w:eastAsiaTheme="minorHAnsi" w:hAnsi="Aptos" w:cstheme="minorBidi" w:hint="default"/>
      </w:rPr>
    </w:lvl>
    <w:lvl w:ilvl="1" w:tplc="FF3A1FF8">
      <w:start w:val="2"/>
      <w:numFmt w:val="bullet"/>
      <w:lvlText w:val="-"/>
      <w:lvlJc w:val="left"/>
      <w:pPr>
        <w:ind w:left="928" w:hanging="360"/>
      </w:pPr>
      <w:rPr>
        <w:rFonts w:ascii="Aptos" w:eastAsiaTheme="minorHAnsi" w:hAnsi="Aptos" w:cstheme="minorBidi"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5"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F8381E"/>
    <w:multiLevelType w:val="hybridMultilevel"/>
    <w:tmpl w:val="CA909832"/>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8" w15:restartNumberingAfterBreak="0">
    <w:nsid w:val="57DE1DCD"/>
    <w:multiLevelType w:val="hybridMultilevel"/>
    <w:tmpl w:val="72EA193A"/>
    <w:lvl w:ilvl="0" w:tplc="08130001">
      <w:start w:val="1"/>
      <w:numFmt w:val="bullet"/>
      <w:lvlText w:val=""/>
      <w:lvlJc w:val="left"/>
      <w:pPr>
        <w:ind w:left="926" w:hanging="360"/>
      </w:pPr>
      <w:rPr>
        <w:rFonts w:ascii="Symbol" w:hAnsi="Symbol" w:hint="default"/>
      </w:rPr>
    </w:lvl>
    <w:lvl w:ilvl="1" w:tplc="08130003" w:tentative="1">
      <w:start w:val="1"/>
      <w:numFmt w:val="bullet"/>
      <w:lvlText w:val="o"/>
      <w:lvlJc w:val="left"/>
      <w:pPr>
        <w:ind w:left="1723" w:hanging="360"/>
      </w:pPr>
      <w:rPr>
        <w:rFonts w:ascii="Courier New" w:hAnsi="Courier New" w:cs="Courier New" w:hint="default"/>
      </w:rPr>
    </w:lvl>
    <w:lvl w:ilvl="2" w:tplc="08130005" w:tentative="1">
      <w:start w:val="1"/>
      <w:numFmt w:val="bullet"/>
      <w:lvlText w:val=""/>
      <w:lvlJc w:val="left"/>
      <w:pPr>
        <w:ind w:left="2443" w:hanging="360"/>
      </w:pPr>
      <w:rPr>
        <w:rFonts w:ascii="Wingdings" w:hAnsi="Wingdings" w:hint="default"/>
      </w:rPr>
    </w:lvl>
    <w:lvl w:ilvl="3" w:tplc="08130001" w:tentative="1">
      <w:start w:val="1"/>
      <w:numFmt w:val="bullet"/>
      <w:lvlText w:val=""/>
      <w:lvlJc w:val="left"/>
      <w:pPr>
        <w:ind w:left="3163" w:hanging="360"/>
      </w:pPr>
      <w:rPr>
        <w:rFonts w:ascii="Symbol" w:hAnsi="Symbol" w:hint="default"/>
      </w:rPr>
    </w:lvl>
    <w:lvl w:ilvl="4" w:tplc="08130003" w:tentative="1">
      <w:start w:val="1"/>
      <w:numFmt w:val="bullet"/>
      <w:lvlText w:val="o"/>
      <w:lvlJc w:val="left"/>
      <w:pPr>
        <w:ind w:left="3883" w:hanging="360"/>
      </w:pPr>
      <w:rPr>
        <w:rFonts w:ascii="Courier New" w:hAnsi="Courier New" w:cs="Courier New" w:hint="default"/>
      </w:rPr>
    </w:lvl>
    <w:lvl w:ilvl="5" w:tplc="08130005" w:tentative="1">
      <w:start w:val="1"/>
      <w:numFmt w:val="bullet"/>
      <w:lvlText w:val=""/>
      <w:lvlJc w:val="left"/>
      <w:pPr>
        <w:ind w:left="4603" w:hanging="360"/>
      </w:pPr>
      <w:rPr>
        <w:rFonts w:ascii="Wingdings" w:hAnsi="Wingdings" w:hint="default"/>
      </w:rPr>
    </w:lvl>
    <w:lvl w:ilvl="6" w:tplc="08130001" w:tentative="1">
      <w:start w:val="1"/>
      <w:numFmt w:val="bullet"/>
      <w:lvlText w:val=""/>
      <w:lvlJc w:val="left"/>
      <w:pPr>
        <w:ind w:left="5323" w:hanging="360"/>
      </w:pPr>
      <w:rPr>
        <w:rFonts w:ascii="Symbol" w:hAnsi="Symbol" w:hint="default"/>
      </w:rPr>
    </w:lvl>
    <w:lvl w:ilvl="7" w:tplc="08130003" w:tentative="1">
      <w:start w:val="1"/>
      <w:numFmt w:val="bullet"/>
      <w:lvlText w:val="o"/>
      <w:lvlJc w:val="left"/>
      <w:pPr>
        <w:ind w:left="6043" w:hanging="360"/>
      </w:pPr>
      <w:rPr>
        <w:rFonts w:ascii="Courier New" w:hAnsi="Courier New" w:cs="Courier New" w:hint="default"/>
      </w:rPr>
    </w:lvl>
    <w:lvl w:ilvl="8" w:tplc="08130005" w:tentative="1">
      <w:start w:val="1"/>
      <w:numFmt w:val="bullet"/>
      <w:lvlText w:val=""/>
      <w:lvlJc w:val="left"/>
      <w:pPr>
        <w:ind w:left="6763" w:hanging="360"/>
      </w:pPr>
      <w:rPr>
        <w:rFonts w:ascii="Wingdings" w:hAnsi="Wingdings" w:hint="default"/>
      </w:rPr>
    </w:lvl>
  </w:abstractNum>
  <w:abstractNum w:abstractNumId="29" w15:restartNumberingAfterBreak="0">
    <w:nsid w:val="5C435164"/>
    <w:multiLevelType w:val="hybridMultilevel"/>
    <w:tmpl w:val="4C4C4F20"/>
    <w:lvl w:ilvl="0" w:tplc="B8064B12">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31"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32" w15:restartNumberingAfterBreak="0">
    <w:nsid w:val="620B01D4"/>
    <w:multiLevelType w:val="hybridMultilevel"/>
    <w:tmpl w:val="98DA8B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28E31E1"/>
    <w:multiLevelType w:val="hybridMultilevel"/>
    <w:tmpl w:val="AAFAD652"/>
    <w:lvl w:ilvl="0" w:tplc="04090001">
      <w:start w:val="1"/>
      <w:numFmt w:val="bullet"/>
      <w:lvlText w:val=""/>
      <w:lvlJc w:val="left"/>
      <w:pPr>
        <w:tabs>
          <w:tab w:val="num" w:pos="1776"/>
        </w:tabs>
        <w:ind w:left="1776" w:hanging="360"/>
      </w:pPr>
      <w:rPr>
        <w:rFonts w:ascii="Symbol" w:hAnsi="Symbol" w:hint="default"/>
      </w:rPr>
    </w:lvl>
    <w:lvl w:ilvl="1" w:tplc="04090003">
      <w:start w:val="1"/>
      <w:numFmt w:val="bullet"/>
      <w:lvlText w:val="o"/>
      <w:lvlJc w:val="left"/>
      <w:pPr>
        <w:tabs>
          <w:tab w:val="num" w:pos="2496"/>
        </w:tabs>
        <w:ind w:left="2496" w:hanging="360"/>
      </w:pPr>
      <w:rPr>
        <w:rFonts w:ascii="Courier New" w:hAnsi="Courier New" w:hint="default"/>
      </w:rPr>
    </w:lvl>
    <w:lvl w:ilvl="2" w:tplc="04130001">
      <w:start w:val="1"/>
      <w:numFmt w:val="bullet"/>
      <w:lvlText w:val=""/>
      <w:lvlJc w:val="left"/>
      <w:pPr>
        <w:tabs>
          <w:tab w:val="num" w:pos="3216"/>
        </w:tabs>
        <w:ind w:left="3216" w:hanging="360"/>
      </w:pPr>
      <w:rPr>
        <w:rFonts w:ascii="Symbol" w:hAnsi="Symbol"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34"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35" w15:restartNumberingAfterBreak="0">
    <w:nsid w:val="67200A77"/>
    <w:multiLevelType w:val="hybridMultilevel"/>
    <w:tmpl w:val="B4C44E32"/>
    <w:lvl w:ilvl="0" w:tplc="100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7931F9"/>
    <w:multiLevelType w:val="hybridMultilevel"/>
    <w:tmpl w:val="CAFE0AB2"/>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9CE553B"/>
    <w:multiLevelType w:val="hybridMultilevel"/>
    <w:tmpl w:val="0C14CE14"/>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8"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39" w15:restartNumberingAfterBreak="0">
    <w:nsid w:val="6CE73163"/>
    <w:multiLevelType w:val="hybridMultilevel"/>
    <w:tmpl w:val="81F07004"/>
    <w:lvl w:ilvl="0" w:tplc="04090001">
      <w:start w:val="1"/>
      <w:numFmt w:val="bullet"/>
      <w:lvlText w:val=""/>
      <w:lvlJc w:val="left"/>
      <w:pPr>
        <w:tabs>
          <w:tab w:val="num" w:pos="1068"/>
        </w:tabs>
        <w:ind w:left="1068" w:hanging="360"/>
      </w:pPr>
      <w:rPr>
        <w:rFonts w:ascii="Symbol" w:hAnsi="Symbol" w:hint="default"/>
      </w:rPr>
    </w:lvl>
    <w:lvl w:ilvl="1" w:tplc="04130001">
      <w:start w:val="1"/>
      <w:numFmt w:val="bullet"/>
      <w:lvlText w:val=""/>
      <w:lvlJc w:val="left"/>
      <w:pPr>
        <w:tabs>
          <w:tab w:val="num" w:pos="1788"/>
        </w:tabs>
        <w:ind w:left="1788" w:hanging="360"/>
      </w:pPr>
      <w:rPr>
        <w:rFonts w:ascii="Symbol" w:hAnsi="Symbol"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0" w15:restartNumberingAfterBreak="0">
    <w:nsid w:val="6DF76733"/>
    <w:multiLevelType w:val="hybridMultilevel"/>
    <w:tmpl w:val="DB02608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6F4035AA"/>
    <w:multiLevelType w:val="hybridMultilevel"/>
    <w:tmpl w:val="E4D8D4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4C03842"/>
    <w:multiLevelType w:val="hybridMultilevel"/>
    <w:tmpl w:val="FFE2293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3"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15:restartNumberingAfterBreak="0">
    <w:nsid w:val="79F87208"/>
    <w:multiLevelType w:val="hybridMultilevel"/>
    <w:tmpl w:val="BBDEB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83920835">
    <w:abstractNumId w:val="38"/>
  </w:num>
  <w:num w:numId="2" w16cid:durableId="206182279">
    <w:abstractNumId w:val="43"/>
  </w:num>
  <w:num w:numId="3" w16cid:durableId="1061368585">
    <w:abstractNumId w:val="23"/>
  </w:num>
  <w:num w:numId="4" w16cid:durableId="2122646778">
    <w:abstractNumId w:val="31"/>
  </w:num>
  <w:num w:numId="5" w16cid:durableId="695038430">
    <w:abstractNumId w:val="33"/>
  </w:num>
  <w:num w:numId="6" w16cid:durableId="1469277452">
    <w:abstractNumId w:val="36"/>
  </w:num>
  <w:num w:numId="7" w16cid:durableId="1142502749">
    <w:abstractNumId w:val="39"/>
  </w:num>
  <w:num w:numId="8" w16cid:durableId="173150802">
    <w:abstractNumId w:val="34"/>
  </w:num>
  <w:num w:numId="9" w16cid:durableId="1102529478">
    <w:abstractNumId w:val="30"/>
  </w:num>
  <w:num w:numId="10" w16cid:durableId="496455340">
    <w:abstractNumId w:val="13"/>
  </w:num>
  <w:num w:numId="11" w16cid:durableId="1588998295">
    <w:abstractNumId w:val="26"/>
  </w:num>
  <w:num w:numId="12" w16cid:durableId="1479035230">
    <w:abstractNumId w:val="31"/>
  </w:num>
  <w:num w:numId="13" w16cid:durableId="378287107">
    <w:abstractNumId w:val="25"/>
  </w:num>
  <w:num w:numId="14" w16cid:durableId="911349760">
    <w:abstractNumId w:val="24"/>
  </w:num>
  <w:num w:numId="15" w16cid:durableId="162664912">
    <w:abstractNumId w:val="0"/>
  </w:num>
  <w:num w:numId="16" w16cid:durableId="324093419">
    <w:abstractNumId w:val="40"/>
  </w:num>
  <w:num w:numId="17" w16cid:durableId="1304894242">
    <w:abstractNumId w:val="18"/>
  </w:num>
  <w:num w:numId="18" w16cid:durableId="463814525">
    <w:abstractNumId w:val="17"/>
  </w:num>
  <w:num w:numId="19" w16cid:durableId="989098435">
    <w:abstractNumId w:val="4"/>
  </w:num>
  <w:num w:numId="20" w16cid:durableId="2076970972">
    <w:abstractNumId w:val="22"/>
  </w:num>
  <w:num w:numId="21" w16cid:durableId="1032653528">
    <w:abstractNumId w:val="20"/>
  </w:num>
  <w:num w:numId="22" w16cid:durableId="1920285779">
    <w:abstractNumId w:val="44"/>
  </w:num>
  <w:num w:numId="23" w16cid:durableId="1553151249">
    <w:abstractNumId w:val="9"/>
  </w:num>
  <w:num w:numId="24" w16cid:durableId="1401442413">
    <w:abstractNumId w:val="14"/>
  </w:num>
  <w:num w:numId="25" w16cid:durableId="1765764399">
    <w:abstractNumId w:val="37"/>
  </w:num>
  <w:num w:numId="26" w16cid:durableId="903639152">
    <w:abstractNumId w:val="35"/>
  </w:num>
  <w:num w:numId="27" w16cid:durableId="337195061">
    <w:abstractNumId w:val="6"/>
  </w:num>
  <w:num w:numId="28" w16cid:durableId="553851519">
    <w:abstractNumId w:val="21"/>
  </w:num>
  <w:num w:numId="29" w16cid:durableId="945817335">
    <w:abstractNumId w:val="32"/>
  </w:num>
  <w:num w:numId="30" w16cid:durableId="1835031017">
    <w:abstractNumId w:val="1"/>
  </w:num>
  <w:num w:numId="31" w16cid:durableId="1729451093">
    <w:abstractNumId w:val="12"/>
  </w:num>
  <w:num w:numId="32" w16cid:durableId="1097795853">
    <w:abstractNumId w:val="27"/>
  </w:num>
  <w:num w:numId="33" w16cid:durableId="1269848113">
    <w:abstractNumId w:val="8"/>
  </w:num>
  <w:num w:numId="34" w16cid:durableId="1284187198">
    <w:abstractNumId w:val="2"/>
  </w:num>
  <w:num w:numId="35" w16cid:durableId="2025471215">
    <w:abstractNumId w:val="29"/>
  </w:num>
  <w:num w:numId="36" w16cid:durableId="589240350">
    <w:abstractNumId w:val="41"/>
  </w:num>
  <w:num w:numId="37" w16cid:durableId="1203902972">
    <w:abstractNumId w:val="3"/>
  </w:num>
  <w:num w:numId="38" w16cid:durableId="673731205">
    <w:abstractNumId w:val="42"/>
  </w:num>
  <w:num w:numId="39" w16cid:durableId="56515620">
    <w:abstractNumId w:val="16"/>
  </w:num>
  <w:num w:numId="40" w16cid:durableId="1178228565">
    <w:abstractNumId w:val="5"/>
  </w:num>
  <w:num w:numId="41" w16cid:durableId="1315644001">
    <w:abstractNumId w:val="7"/>
  </w:num>
  <w:num w:numId="42" w16cid:durableId="1805462157">
    <w:abstractNumId w:val="11"/>
  </w:num>
  <w:num w:numId="43" w16cid:durableId="2072118651">
    <w:abstractNumId w:val="15"/>
  </w:num>
  <w:num w:numId="44" w16cid:durableId="732240819">
    <w:abstractNumId w:val="28"/>
  </w:num>
  <w:num w:numId="45" w16cid:durableId="845707850">
    <w:abstractNumId w:val="19"/>
  </w:num>
  <w:num w:numId="46" w16cid:durableId="7801447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EDC"/>
    <w:rsid w:val="000024EB"/>
    <w:rsid w:val="0000300A"/>
    <w:rsid w:val="000039A6"/>
    <w:rsid w:val="00003CAF"/>
    <w:rsid w:val="000043B0"/>
    <w:rsid w:val="00004A30"/>
    <w:rsid w:val="000062DF"/>
    <w:rsid w:val="000066C8"/>
    <w:rsid w:val="00006B2C"/>
    <w:rsid w:val="000077CA"/>
    <w:rsid w:val="00011673"/>
    <w:rsid w:val="00012125"/>
    <w:rsid w:val="00012196"/>
    <w:rsid w:val="000139CA"/>
    <w:rsid w:val="000141D9"/>
    <w:rsid w:val="00014CCC"/>
    <w:rsid w:val="000202E4"/>
    <w:rsid w:val="00020880"/>
    <w:rsid w:val="000210F2"/>
    <w:rsid w:val="000218D0"/>
    <w:rsid w:val="00021999"/>
    <w:rsid w:val="00021BFB"/>
    <w:rsid w:val="00023B20"/>
    <w:rsid w:val="00026603"/>
    <w:rsid w:val="00027190"/>
    <w:rsid w:val="00030353"/>
    <w:rsid w:val="00031B03"/>
    <w:rsid w:val="000336E9"/>
    <w:rsid w:val="000338A7"/>
    <w:rsid w:val="00033B1D"/>
    <w:rsid w:val="00036D0F"/>
    <w:rsid w:val="000377B9"/>
    <w:rsid w:val="000377FD"/>
    <w:rsid w:val="0004088E"/>
    <w:rsid w:val="00042036"/>
    <w:rsid w:val="000446D1"/>
    <w:rsid w:val="00044D13"/>
    <w:rsid w:val="000462F0"/>
    <w:rsid w:val="00046AE6"/>
    <w:rsid w:val="0004709B"/>
    <w:rsid w:val="0005218A"/>
    <w:rsid w:val="00053C83"/>
    <w:rsid w:val="00054189"/>
    <w:rsid w:val="00054AE7"/>
    <w:rsid w:val="000559EA"/>
    <w:rsid w:val="00055B94"/>
    <w:rsid w:val="000603F3"/>
    <w:rsid w:val="000614C6"/>
    <w:rsid w:val="000624FE"/>
    <w:rsid w:val="00062CA5"/>
    <w:rsid w:val="00063F86"/>
    <w:rsid w:val="00064706"/>
    <w:rsid w:val="0006487C"/>
    <w:rsid w:val="000653FA"/>
    <w:rsid w:val="0006698E"/>
    <w:rsid w:val="00067CBA"/>
    <w:rsid w:val="00070F33"/>
    <w:rsid w:val="000729E9"/>
    <w:rsid w:val="00072C38"/>
    <w:rsid w:val="0007399A"/>
    <w:rsid w:val="00075CE8"/>
    <w:rsid w:val="000772E4"/>
    <w:rsid w:val="000773CB"/>
    <w:rsid w:val="00077B9F"/>
    <w:rsid w:val="00077D1F"/>
    <w:rsid w:val="000816A2"/>
    <w:rsid w:val="00082C1E"/>
    <w:rsid w:val="00082D0F"/>
    <w:rsid w:val="00082F5C"/>
    <w:rsid w:val="000832FB"/>
    <w:rsid w:val="00083E13"/>
    <w:rsid w:val="0008490A"/>
    <w:rsid w:val="00084BA5"/>
    <w:rsid w:val="00085E85"/>
    <w:rsid w:val="00085ECA"/>
    <w:rsid w:val="000865A8"/>
    <w:rsid w:val="00086C40"/>
    <w:rsid w:val="000872B1"/>
    <w:rsid w:val="000918D9"/>
    <w:rsid w:val="00092ECC"/>
    <w:rsid w:val="000931BB"/>
    <w:rsid w:val="00093DA5"/>
    <w:rsid w:val="00094061"/>
    <w:rsid w:val="0009453F"/>
    <w:rsid w:val="0009461B"/>
    <w:rsid w:val="000956DA"/>
    <w:rsid w:val="000A077E"/>
    <w:rsid w:val="000A3628"/>
    <w:rsid w:val="000A4D10"/>
    <w:rsid w:val="000A4D34"/>
    <w:rsid w:val="000A4F11"/>
    <w:rsid w:val="000A53AB"/>
    <w:rsid w:val="000A5D49"/>
    <w:rsid w:val="000B0AE8"/>
    <w:rsid w:val="000B17A0"/>
    <w:rsid w:val="000B1DEB"/>
    <w:rsid w:val="000B28EF"/>
    <w:rsid w:val="000B3121"/>
    <w:rsid w:val="000B3DA9"/>
    <w:rsid w:val="000B6315"/>
    <w:rsid w:val="000C02EF"/>
    <w:rsid w:val="000C1799"/>
    <w:rsid w:val="000C1AC2"/>
    <w:rsid w:val="000C3A6B"/>
    <w:rsid w:val="000C49FF"/>
    <w:rsid w:val="000C51B2"/>
    <w:rsid w:val="000C6768"/>
    <w:rsid w:val="000D1801"/>
    <w:rsid w:val="000D1BA8"/>
    <w:rsid w:val="000D29BC"/>
    <w:rsid w:val="000D4621"/>
    <w:rsid w:val="000D4807"/>
    <w:rsid w:val="000D4CFD"/>
    <w:rsid w:val="000D5FAA"/>
    <w:rsid w:val="000D798C"/>
    <w:rsid w:val="000E0556"/>
    <w:rsid w:val="000E0DF7"/>
    <w:rsid w:val="000E13F5"/>
    <w:rsid w:val="000E1625"/>
    <w:rsid w:val="000E1FD4"/>
    <w:rsid w:val="000E3951"/>
    <w:rsid w:val="000E46FB"/>
    <w:rsid w:val="000E4CD9"/>
    <w:rsid w:val="000E6307"/>
    <w:rsid w:val="000F0505"/>
    <w:rsid w:val="000F19D5"/>
    <w:rsid w:val="000F1C59"/>
    <w:rsid w:val="000F308A"/>
    <w:rsid w:val="000F3238"/>
    <w:rsid w:val="000F3527"/>
    <w:rsid w:val="000F37F6"/>
    <w:rsid w:val="000F3B3E"/>
    <w:rsid w:val="000F4D06"/>
    <w:rsid w:val="000F7495"/>
    <w:rsid w:val="0010064A"/>
    <w:rsid w:val="001022C6"/>
    <w:rsid w:val="00102BC0"/>
    <w:rsid w:val="00103DEF"/>
    <w:rsid w:val="001042B1"/>
    <w:rsid w:val="00105A86"/>
    <w:rsid w:val="00105E61"/>
    <w:rsid w:val="00106C0C"/>
    <w:rsid w:val="00106EC6"/>
    <w:rsid w:val="00106F88"/>
    <w:rsid w:val="00110C40"/>
    <w:rsid w:val="001114E6"/>
    <w:rsid w:val="001120CD"/>
    <w:rsid w:val="00113489"/>
    <w:rsid w:val="00113509"/>
    <w:rsid w:val="00113F20"/>
    <w:rsid w:val="001146A8"/>
    <w:rsid w:val="0011496C"/>
    <w:rsid w:val="0011535E"/>
    <w:rsid w:val="00115749"/>
    <w:rsid w:val="00116A5E"/>
    <w:rsid w:val="00121FB5"/>
    <w:rsid w:val="0012349C"/>
    <w:rsid w:val="00123A2C"/>
    <w:rsid w:val="001250B9"/>
    <w:rsid w:val="00127811"/>
    <w:rsid w:val="00127F71"/>
    <w:rsid w:val="00130059"/>
    <w:rsid w:val="00130074"/>
    <w:rsid w:val="001302AC"/>
    <w:rsid w:val="001306A0"/>
    <w:rsid w:val="00131403"/>
    <w:rsid w:val="00131621"/>
    <w:rsid w:val="001322B8"/>
    <w:rsid w:val="001326F6"/>
    <w:rsid w:val="00132709"/>
    <w:rsid w:val="00133B02"/>
    <w:rsid w:val="00134EA9"/>
    <w:rsid w:val="00136A1D"/>
    <w:rsid w:val="001371D7"/>
    <w:rsid w:val="00137BB0"/>
    <w:rsid w:val="00140CC9"/>
    <w:rsid w:val="00140CFF"/>
    <w:rsid w:val="001412BE"/>
    <w:rsid w:val="00143015"/>
    <w:rsid w:val="0014311A"/>
    <w:rsid w:val="001437FA"/>
    <w:rsid w:val="00144684"/>
    <w:rsid w:val="00144FC4"/>
    <w:rsid w:val="0014591C"/>
    <w:rsid w:val="0014621A"/>
    <w:rsid w:val="00146885"/>
    <w:rsid w:val="001475B0"/>
    <w:rsid w:val="001503A9"/>
    <w:rsid w:val="001503D3"/>
    <w:rsid w:val="001515DE"/>
    <w:rsid w:val="00151F12"/>
    <w:rsid w:val="00152243"/>
    <w:rsid w:val="00153317"/>
    <w:rsid w:val="00153956"/>
    <w:rsid w:val="00154A26"/>
    <w:rsid w:val="00155D10"/>
    <w:rsid w:val="00156402"/>
    <w:rsid w:val="00156B1C"/>
    <w:rsid w:val="0015705E"/>
    <w:rsid w:val="00160239"/>
    <w:rsid w:val="0016086D"/>
    <w:rsid w:val="00161761"/>
    <w:rsid w:val="001617DF"/>
    <w:rsid w:val="00162005"/>
    <w:rsid w:val="00162082"/>
    <w:rsid w:val="00163B18"/>
    <w:rsid w:val="00165A33"/>
    <w:rsid w:val="00165D18"/>
    <w:rsid w:val="00166749"/>
    <w:rsid w:val="00167991"/>
    <w:rsid w:val="00167E85"/>
    <w:rsid w:val="00170176"/>
    <w:rsid w:val="00170193"/>
    <w:rsid w:val="00171389"/>
    <w:rsid w:val="001734AF"/>
    <w:rsid w:val="00173975"/>
    <w:rsid w:val="00173F7E"/>
    <w:rsid w:val="00174C15"/>
    <w:rsid w:val="00176D42"/>
    <w:rsid w:val="0017745C"/>
    <w:rsid w:val="001774E8"/>
    <w:rsid w:val="00177DFE"/>
    <w:rsid w:val="00181515"/>
    <w:rsid w:val="00181A21"/>
    <w:rsid w:val="001821B9"/>
    <w:rsid w:val="00182AF8"/>
    <w:rsid w:val="00183908"/>
    <w:rsid w:val="00183BFC"/>
    <w:rsid w:val="00184181"/>
    <w:rsid w:val="00184D83"/>
    <w:rsid w:val="00185136"/>
    <w:rsid w:val="00186091"/>
    <w:rsid w:val="0018672C"/>
    <w:rsid w:val="00191239"/>
    <w:rsid w:val="00191650"/>
    <w:rsid w:val="00192882"/>
    <w:rsid w:val="0019302D"/>
    <w:rsid w:val="001934D8"/>
    <w:rsid w:val="00194DE0"/>
    <w:rsid w:val="00194F44"/>
    <w:rsid w:val="00195386"/>
    <w:rsid w:val="00195718"/>
    <w:rsid w:val="00195A95"/>
    <w:rsid w:val="00196F94"/>
    <w:rsid w:val="001974D5"/>
    <w:rsid w:val="0019775D"/>
    <w:rsid w:val="001A0054"/>
    <w:rsid w:val="001A035E"/>
    <w:rsid w:val="001A087A"/>
    <w:rsid w:val="001A0FA1"/>
    <w:rsid w:val="001A2145"/>
    <w:rsid w:val="001A2A1E"/>
    <w:rsid w:val="001A31AD"/>
    <w:rsid w:val="001A34AA"/>
    <w:rsid w:val="001A3975"/>
    <w:rsid w:val="001A4578"/>
    <w:rsid w:val="001A5734"/>
    <w:rsid w:val="001B051D"/>
    <w:rsid w:val="001B0CD5"/>
    <w:rsid w:val="001B1465"/>
    <w:rsid w:val="001B19B3"/>
    <w:rsid w:val="001B1B03"/>
    <w:rsid w:val="001B2F87"/>
    <w:rsid w:val="001B3727"/>
    <w:rsid w:val="001B4352"/>
    <w:rsid w:val="001B4564"/>
    <w:rsid w:val="001B50CD"/>
    <w:rsid w:val="001B5238"/>
    <w:rsid w:val="001B6C98"/>
    <w:rsid w:val="001B7735"/>
    <w:rsid w:val="001B7CC6"/>
    <w:rsid w:val="001C0B21"/>
    <w:rsid w:val="001C3F2D"/>
    <w:rsid w:val="001C4F49"/>
    <w:rsid w:val="001C5C58"/>
    <w:rsid w:val="001C6B8B"/>
    <w:rsid w:val="001C6E19"/>
    <w:rsid w:val="001C6FD9"/>
    <w:rsid w:val="001C70B1"/>
    <w:rsid w:val="001C7D31"/>
    <w:rsid w:val="001C7E84"/>
    <w:rsid w:val="001C7ED4"/>
    <w:rsid w:val="001D15A6"/>
    <w:rsid w:val="001D1D16"/>
    <w:rsid w:val="001D3F76"/>
    <w:rsid w:val="001D55D2"/>
    <w:rsid w:val="001D6A92"/>
    <w:rsid w:val="001D6F64"/>
    <w:rsid w:val="001D720F"/>
    <w:rsid w:val="001D7DAC"/>
    <w:rsid w:val="001D7E95"/>
    <w:rsid w:val="001E0414"/>
    <w:rsid w:val="001E115B"/>
    <w:rsid w:val="001E2C84"/>
    <w:rsid w:val="001E2FDC"/>
    <w:rsid w:val="001E304B"/>
    <w:rsid w:val="001E3130"/>
    <w:rsid w:val="001E4C9A"/>
    <w:rsid w:val="001E613B"/>
    <w:rsid w:val="001E6923"/>
    <w:rsid w:val="001E7A07"/>
    <w:rsid w:val="001E7F40"/>
    <w:rsid w:val="001F1F66"/>
    <w:rsid w:val="001F2F67"/>
    <w:rsid w:val="001F3FF9"/>
    <w:rsid w:val="001F45E6"/>
    <w:rsid w:val="001F4A31"/>
    <w:rsid w:val="001F58EC"/>
    <w:rsid w:val="001F7AAD"/>
    <w:rsid w:val="0020003F"/>
    <w:rsid w:val="00200BF6"/>
    <w:rsid w:val="0020220E"/>
    <w:rsid w:val="00203615"/>
    <w:rsid w:val="00205086"/>
    <w:rsid w:val="00205EB9"/>
    <w:rsid w:val="00206A8E"/>
    <w:rsid w:val="0020799D"/>
    <w:rsid w:val="0021239E"/>
    <w:rsid w:val="00212CB0"/>
    <w:rsid w:val="002133B3"/>
    <w:rsid w:val="00213D0A"/>
    <w:rsid w:val="00213DD9"/>
    <w:rsid w:val="00214F3D"/>
    <w:rsid w:val="002162F5"/>
    <w:rsid w:val="002165FD"/>
    <w:rsid w:val="0021733A"/>
    <w:rsid w:val="00217765"/>
    <w:rsid w:val="002179EE"/>
    <w:rsid w:val="00217D08"/>
    <w:rsid w:val="00220242"/>
    <w:rsid w:val="00220CE1"/>
    <w:rsid w:val="00221893"/>
    <w:rsid w:val="00221ACD"/>
    <w:rsid w:val="002227CE"/>
    <w:rsid w:val="00222A62"/>
    <w:rsid w:val="00223196"/>
    <w:rsid w:val="002236B7"/>
    <w:rsid w:val="00223D05"/>
    <w:rsid w:val="00223DD6"/>
    <w:rsid w:val="00224366"/>
    <w:rsid w:val="00224CE1"/>
    <w:rsid w:val="00224EAF"/>
    <w:rsid w:val="0022519F"/>
    <w:rsid w:val="00225D1E"/>
    <w:rsid w:val="00227F92"/>
    <w:rsid w:val="0023113E"/>
    <w:rsid w:val="0023121A"/>
    <w:rsid w:val="00232ED8"/>
    <w:rsid w:val="00233226"/>
    <w:rsid w:val="00233A53"/>
    <w:rsid w:val="00234CB8"/>
    <w:rsid w:val="0023741F"/>
    <w:rsid w:val="0023771B"/>
    <w:rsid w:val="00241756"/>
    <w:rsid w:val="0024250D"/>
    <w:rsid w:val="002430C4"/>
    <w:rsid w:val="00243B1F"/>
    <w:rsid w:val="00244CBE"/>
    <w:rsid w:val="0024583C"/>
    <w:rsid w:val="00247954"/>
    <w:rsid w:val="002501EC"/>
    <w:rsid w:val="002503AD"/>
    <w:rsid w:val="002515DA"/>
    <w:rsid w:val="0025379C"/>
    <w:rsid w:val="00253E7B"/>
    <w:rsid w:val="00253F38"/>
    <w:rsid w:val="002548A1"/>
    <w:rsid w:val="002553BF"/>
    <w:rsid w:val="00255BDF"/>
    <w:rsid w:val="002604E3"/>
    <w:rsid w:val="00260A6D"/>
    <w:rsid w:val="0026184D"/>
    <w:rsid w:val="002641E0"/>
    <w:rsid w:val="00265125"/>
    <w:rsid w:val="00265B47"/>
    <w:rsid w:val="00265FCB"/>
    <w:rsid w:val="00266C36"/>
    <w:rsid w:val="0026725F"/>
    <w:rsid w:val="00267762"/>
    <w:rsid w:val="00270146"/>
    <w:rsid w:val="00270801"/>
    <w:rsid w:val="0027132B"/>
    <w:rsid w:val="00272314"/>
    <w:rsid w:val="0027271A"/>
    <w:rsid w:val="00272940"/>
    <w:rsid w:val="00273FC9"/>
    <w:rsid w:val="0027472A"/>
    <w:rsid w:val="00274AE0"/>
    <w:rsid w:val="00275002"/>
    <w:rsid w:val="0027594A"/>
    <w:rsid w:val="00276311"/>
    <w:rsid w:val="002766B6"/>
    <w:rsid w:val="002769E0"/>
    <w:rsid w:val="00276A82"/>
    <w:rsid w:val="00277958"/>
    <w:rsid w:val="00280888"/>
    <w:rsid w:val="00280E2F"/>
    <w:rsid w:val="002817EA"/>
    <w:rsid w:val="00283279"/>
    <w:rsid w:val="002858A6"/>
    <w:rsid w:val="00287C28"/>
    <w:rsid w:val="00291BC8"/>
    <w:rsid w:val="00294567"/>
    <w:rsid w:val="002945D8"/>
    <w:rsid w:val="00294E48"/>
    <w:rsid w:val="002952C1"/>
    <w:rsid w:val="00295D0A"/>
    <w:rsid w:val="00295F3E"/>
    <w:rsid w:val="00296CF2"/>
    <w:rsid w:val="002A02C1"/>
    <w:rsid w:val="002A0EA7"/>
    <w:rsid w:val="002A119B"/>
    <w:rsid w:val="002A14CA"/>
    <w:rsid w:val="002A1680"/>
    <w:rsid w:val="002A172A"/>
    <w:rsid w:val="002A1DDF"/>
    <w:rsid w:val="002A2469"/>
    <w:rsid w:val="002A3022"/>
    <w:rsid w:val="002A3885"/>
    <w:rsid w:val="002A4AF5"/>
    <w:rsid w:val="002A4B0B"/>
    <w:rsid w:val="002A6049"/>
    <w:rsid w:val="002A627E"/>
    <w:rsid w:val="002A7574"/>
    <w:rsid w:val="002B0283"/>
    <w:rsid w:val="002B055F"/>
    <w:rsid w:val="002B0E34"/>
    <w:rsid w:val="002B1997"/>
    <w:rsid w:val="002B2871"/>
    <w:rsid w:val="002B294D"/>
    <w:rsid w:val="002B453E"/>
    <w:rsid w:val="002B5866"/>
    <w:rsid w:val="002B5A11"/>
    <w:rsid w:val="002B6731"/>
    <w:rsid w:val="002B6940"/>
    <w:rsid w:val="002C0054"/>
    <w:rsid w:val="002C0123"/>
    <w:rsid w:val="002C17A2"/>
    <w:rsid w:val="002C1FEB"/>
    <w:rsid w:val="002C3187"/>
    <w:rsid w:val="002C3731"/>
    <w:rsid w:val="002C4AE5"/>
    <w:rsid w:val="002C4C45"/>
    <w:rsid w:val="002C535D"/>
    <w:rsid w:val="002C55AF"/>
    <w:rsid w:val="002C61DE"/>
    <w:rsid w:val="002C6984"/>
    <w:rsid w:val="002C69C2"/>
    <w:rsid w:val="002C7672"/>
    <w:rsid w:val="002D0C5D"/>
    <w:rsid w:val="002D237F"/>
    <w:rsid w:val="002D2A0D"/>
    <w:rsid w:val="002D2D32"/>
    <w:rsid w:val="002D3CAD"/>
    <w:rsid w:val="002D4FA0"/>
    <w:rsid w:val="002D5D1B"/>
    <w:rsid w:val="002D6B3B"/>
    <w:rsid w:val="002D75E1"/>
    <w:rsid w:val="002E1EFA"/>
    <w:rsid w:val="002E2CCF"/>
    <w:rsid w:val="002E3405"/>
    <w:rsid w:val="002E3474"/>
    <w:rsid w:val="002E3820"/>
    <w:rsid w:val="002E4E93"/>
    <w:rsid w:val="002E5CD8"/>
    <w:rsid w:val="002E5E09"/>
    <w:rsid w:val="002E63D3"/>
    <w:rsid w:val="002E7159"/>
    <w:rsid w:val="002E7442"/>
    <w:rsid w:val="002F161C"/>
    <w:rsid w:val="002F1D68"/>
    <w:rsid w:val="002F1EEF"/>
    <w:rsid w:val="002F28ED"/>
    <w:rsid w:val="002F3192"/>
    <w:rsid w:val="002F37CB"/>
    <w:rsid w:val="002F44A3"/>
    <w:rsid w:val="002F4B8A"/>
    <w:rsid w:val="002F60B3"/>
    <w:rsid w:val="002F612C"/>
    <w:rsid w:val="002F716B"/>
    <w:rsid w:val="00300BDB"/>
    <w:rsid w:val="00301E51"/>
    <w:rsid w:val="00304F71"/>
    <w:rsid w:val="003063AA"/>
    <w:rsid w:val="00310A53"/>
    <w:rsid w:val="003112EF"/>
    <w:rsid w:val="0031185D"/>
    <w:rsid w:val="003118C9"/>
    <w:rsid w:val="00311A02"/>
    <w:rsid w:val="0031244C"/>
    <w:rsid w:val="00314233"/>
    <w:rsid w:val="003142A9"/>
    <w:rsid w:val="00314B55"/>
    <w:rsid w:val="00314E75"/>
    <w:rsid w:val="00314FA3"/>
    <w:rsid w:val="0031537D"/>
    <w:rsid w:val="0031601D"/>
    <w:rsid w:val="00316114"/>
    <w:rsid w:val="003164EF"/>
    <w:rsid w:val="0032044B"/>
    <w:rsid w:val="003252FE"/>
    <w:rsid w:val="00326D76"/>
    <w:rsid w:val="00326D8F"/>
    <w:rsid w:val="003271F7"/>
    <w:rsid w:val="003275EC"/>
    <w:rsid w:val="0032776B"/>
    <w:rsid w:val="003326D4"/>
    <w:rsid w:val="00333E65"/>
    <w:rsid w:val="00334D3F"/>
    <w:rsid w:val="00335F72"/>
    <w:rsid w:val="00336B98"/>
    <w:rsid w:val="00336E56"/>
    <w:rsid w:val="00336F43"/>
    <w:rsid w:val="00337BB9"/>
    <w:rsid w:val="00340100"/>
    <w:rsid w:val="00341EB6"/>
    <w:rsid w:val="00341F02"/>
    <w:rsid w:val="00342801"/>
    <w:rsid w:val="00342C6E"/>
    <w:rsid w:val="00343291"/>
    <w:rsid w:val="00343548"/>
    <w:rsid w:val="00344522"/>
    <w:rsid w:val="0034559C"/>
    <w:rsid w:val="00346B4D"/>
    <w:rsid w:val="00346FDC"/>
    <w:rsid w:val="00347A23"/>
    <w:rsid w:val="00347A8A"/>
    <w:rsid w:val="00347E22"/>
    <w:rsid w:val="003523D8"/>
    <w:rsid w:val="00352C0B"/>
    <w:rsid w:val="00353CA0"/>
    <w:rsid w:val="0035413D"/>
    <w:rsid w:val="00356E16"/>
    <w:rsid w:val="00357C3E"/>
    <w:rsid w:val="003610F2"/>
    <w:rsid w:val="00361101"/>
    <w:rsid w:val="00361377"/>
    <w:rsid w:val="0036141D"/>
    <w:rsid w:val="00362113"/>
    <w:rsid w:val="0036239F"/>
    <w:rsid w:val="00362B42"/>
    <w:rsid w:val="00364F79"/>
    <w:rsid w:val="00365396"/>
    <w:rsid w:val="00366177"/>
    <w:rsid w:val="00366CE3"/>
    <w:rsid w:val="00367605"/>
    <w:rsid w:val="003677CD"/>
    <w:rsid w:val="003708AC"/>
    <w:rsid w:val="00371BA9"/>
    <w:rsid w:val="00372476"/>
    <w:rsid w:val="00372C3E"/>
    <w:rsid w:val="003733AB"/>
    <w:rsid w:val="00374577"/>
    <w:rsid w:val="00375297"/>
    <w:rsid w:val="0037531E"/>
    <w:rsid w:val="003769A4"/>
    <w:rsid w:val="0038177E"/>
    <w:rsid w:val="00382961"/>
    <w:rsid w:val="003834F5"/>
    <w:rsid w:val="00384A08"/>
    <w:rsid w:val="00384C57"/>
    <w:rsid w:val="00384DE6"/>
    <w:rsid w:val="00385544"/>
    <w:rsid w:val="00386AFA"/>
    <w:rsid w:val="00386B53"/>
    <w:rsid w:val="00386FD6"/>
    <w:rsid w:val="00387207"/>
    <w:rsid w:val="00387B2B"/>
    <w:rsid w:val="0039224F"/>
    <w:rsid w:val="003924D6"/>
    <w:rsid w:val="003935BD"/>
    <w:rsid w:val="0039380F"/>
    <w:rsid w:val="00394892"/>
    <w:rsid w:val="00395C6D"/>
    <w:rsid w:val="00396C3B"/>
    <w:rsid w:val="003A043B"/>
    <w:rsid w:val="003A0651"/>
    <w:rsid w:val="003A1751"/>
    <w:rsid w:val="003A289F"/>
    <w:rsid w:val="003A2D73"/>
    <w:rsid w:val="003A3221"/>
    <w:rsid w:val="003A3F56"/>
    <w:rsid w:val="003A529E"/>
    <w:rsid w:val="003A66A9"/>
    <w:rsid w:val="003A7145"/>
    <w:rsid w:val="003B013D"/>
    <w:rsid w:val="003B0DBB"/>
    <w:rsid w:val="003B10C6"/>
    <w:rsid w:val="003B15DF"/>
    <w:rsid w:val="003B17D0"/>
    <w:rsid w:val="003B209E"/>
    <w:rsid w:val="003B2464"/>
    <w:rsid w:val="003B2E8F"/>
    <w:rsid w:val="003B3F8F"/>
    <w:rsid w:val="003B4698"/>
    <w:rsid w:val="003B483E"/>
    <w:rsid w:val="003B5555"/>
    <w:rsid w:val="003B5D05"/>
    <w:rsid w:val="003B614D"/>
    <w:rsid w:val="003B6713"/>
    <w:rsid w:val="003B6F22"/>
    <w:rsid w:val="003C07D2"/>
    <w:rsid w:val="003C12AB"/>
    <w:rsid w:val="003C39E7"/>
    <w:rsid w:val="003C44C9"/>
    <w:rsid w:val="003C5567"/>
    <w:rsid w:val="003C5FED"/>
    <w:rsid w:val="003C6ED0"/>
    <w:rsid w:val="003C714C"/>
    <w:rsid w:val="003D3F90"/>
    <w:rsid w:val="003D3FFB"/>
    <w:rsid w:val="003D54EE"/>
    <w:rsid w:val="003D5F20"/>
    <w:rsid w:val="003D661D"/>
    <w:rsid w:val="003D7677"/>
    <w:rsid w:val="003D7D9C"/>
    <w:rsid w:val="003D7E68"/>
    <w:rsid w:val="003E0EBD"/>
    <w:rsid w:val="003E1283"/>
    <w:rsid w:val="003E137B"/>
    <w:rsid w:val="003E1416"/>
    <w:rsid w:val="003E3A1A"/>
    <w:rsid w:val="003E4579"/>
    <w:rsid w:val="003E5449"/>
    <w:rsid w:val="003E6854"/>
    <w:rsid w:val="003E6EB6"/>
    <w:rsid w:val="003F1683"/>
    <w:rsid w:val="003F182C"/>
    <w:rsid w:val="003F1A0F"/>
    <w:rsid w:val="003F1C6B"/>
    <w:rsid w:val="003F25E9"/>
    <w:rsid w:val="003F4896"/>
    <w:rsid w:val="003F5309"/>
    <w:rsid w:val="003F578A"/>
    <w:rsid w:val="003F7BC9"/>
    <w:rsid w:val="00401242"/>
    <w:rsid w:val="00401442"/>
    <w:rsid w:val="0040273E"/>
    <w:rsid w:val="00403B0B"/>
    <w:rsid w:val="00403F22"/>
    <w:rsid w:val="00404158"/>
    <w:rsid w:val="00404B05"/>
    <w:rsid w:val="00404C50"/>
    <w:rsid w:val="00404F0B"/>
    <w:rsid w:val="00406E10"/>
    <w:rsid w:val="00407123"/>
    <w:rsid w:val="004104D6"/>
    <w:rsid w:val="00411A51"/>
    <w:rsid w:val="00411F5E"/>
    <w:rsid w:val="004134C1"/>
    <w:rsid w:val="00415B1A"/>
    <w:rsid w:val="00416785"/>
    <w:rsid w:val="0041773F"/>
    <w:rsid w:val="00417CBA"/>
    <w:rsid w:val="00417F22"/>
    <w:rsid w:val="004206D4"/>
    <w:rsid w:val="00420EC6"/>
    <w:rsid w:val="004212D2"/>
    <w:rsid w:val="00423AB8"/>
    <w:rsid w:val="00423E84"/>
    <w:rsid w:val="0042414A"/>
    <w:rsid w:val="00424B79"/>
    <w:rsid w:val="004250D8"/>
    <w:rsid w:val="00425496"/>
    <w:rsid w:val="004256BB"/>
    <w:rsid w:val="004300D8"/>
    <w:rsid w:val="0043087E"/>
    <w:rsid w:val="00430907"/>
    <w:rsid w:val="00430E55"/>
    <w:rsid w:val="00431029"/>
    <w:rsid w:val="0043167B"/>
    <w:rsid w:val="0043267B"/>
    <w:rsid w:val="00432B12"/>
    <w:rsid w:val="0043377E"/>
    <w:rsid w:val="004337D3"/>
    <w:rsid w:val="00433BF2"/>
    <w:rsid w:val="004360DB"/>
    <w:rsid w:val="00436811"/>
    <w:rsid w:val="004376E6"/>
    <w:rsid w:val="0044085D"/>
    <w:rsid w:val="00441176"/>
    <w:rsid w:val="00442832"/>
    <w:rsid w:val="00444266"/>
    <w:rsid w:val="00444E68"/>
    <w:rsid w:val="0044568F"/>
    <w:rsid w:val="00445720"/>
    <w:rsid w:val="00445CA3"/>
    <w:rsid w:val="00447C0A"/>
    <w:rsid w:val="00450DDF"/>
    <w:rsid w:val="004521E5"/>
    <w:rsid w:val="00452888"/>
    <w:rsid w:val="00452A55"/>
    <w:rsid w:val="0045454D"/>
    <w:rsid w:val="00455D37"/>
    <w:rsid w:val="0046043B"/>
    <w:rsid w:val="0046055E"/>
    <w:rsid w:val="004612F7"/>
    <w:rsid w:val="00462260"/>
    <w:rsid w:val="004623AB"/>
    <w:rsid w:val="00463041"/>
    <w:rsid w:val="004649D6"/>
    <w:rsid w:val="00464E40"/>
    <w:rsid w:val="0046583F"/>
    <w:rsid w:val="0046617E"/>
    <w:rsid w:val="0046723D"/>
    <w:rsid w:val="00467465"/>
    <w:rsid w:val="00467EE3"/>
    <w:rsid w:val="00470BF9"/>
    <w:rsid w:val="00470C2F"/>
    <w:rsid w:val="0047177A"/>
    <w:rsid w:val="004718E8"/>
    <w:rsid w:val="00472BEF"/>
    <w:rsid w:val="00474215"/>
    <w:rsid w:val="004743A4"/>
    <w:rsid w:val="00477586"/>
    <w:rsid w:val="004817A5"/>
    <w:rsid w:val="00481ADF"/>
    <w:rsid w:val="00481C06"/>
    <w:rsid w:val="004820B3"/>
    <w:rsid w:val="00482CB4"/>
    <w:rsid w:val="00482ED7"/>
    <w:rsid w:val="0048311C"/>
    <w:rsid w:val="004831B1"/>
    <w:rsid w:val="00484CED"/>
    <w:rsid w:val="00487AED"/>
    <w:rsid w:val="00493422"/>
    <w:rsid w:val="0049454D"/>
    <w:rsid w:val="00494D21"/>
    <w:rsid w:val="00494E1A"/>
    <w:rsid w:val="00495116"/>
    <w:rsid w:val="00496B94"/>
    <w:rsid w:val="004979CE"/>
    <w:rsid w:val="004A00D5"/>
    <w:rsid w:val="004A020B"/>
    <w:rsid w:val="004A078E"/>
    <w:rsid w:val="004A093B"/>
    <w:rsid w:val="004A18E8"/>
    <w:rsid w:val="004A1BDC"/>
    <w:rsid w:val="004A1C86"/>
    <w:rsid w:val="004A2457"/>
    <w:rsid w:val="004A4138"/>
    <w:rsid w:val="004A4925"/>
    <w:rsid w:val="004A4E31"/>
    <w:rsid w:val="004A5350"/>
    <w:rsid w:val="004A5C52"/>
    <w:rsid w:val="004A5D65"/>
    <w:rsid w:val="004A7C48"/>
    <w:rsid w:val="004A7D8D"/>
    <w:rsid w:val="004B064C"/>
    <w:rsid w:val="004B0B6A"/>
    <w:rsid w:val="004B0BDF"/>
    <w:rsid w:val="004B0CE8"/>
    <w:rsid w:val="004B216D"/>
    <w:rsid w:val="004B2603"/>
    <w:rsid w:val="004B3369"/>
    <w:rsid w:val="004B3C89"/>
    <w:rsid w:val="004B3F9B"/>
    <w:rsid w:val="004B719E"/>
    <w:rsid w:val="004B7843"/>
    <w:rsid w:val="004C2D70"/>
    <w:rsid w:val="004C33D3"/>
    <w:rsid w:val="004C3F42"/>
    <w:rsid w:val="004C4838"/>
    <w:rsid w:val="004C4F10"/>
    <w:rsid w:val="004C63C1"/>
    <w:rsid w:val="004C7BE5"/>
    <w:rsid w:val="004C7E73"/>
    <w:rsid w:val="004C7F82"/>
    <w:rsid w:val="004D0060"/>
    <w:rsid w:val="004D1B17"/>
    <w:rsid w:val="004D2133"/>
    <w:rsid w:val="004D3FDC"/>
    <w:rsid w:val="004D4145"/>
    <w:rsid w:val="004D48BD"/>
    <w:rsid w:val="004D715E"/>
    <w:rsid w:val="004D7266"/>
    <w:rsid w:val="004E0A7B"/>
    <w:rsid w:val="004E0C09"/>
    <w:rsid w:val="004E2498"/>
    <w:rsid w:val="004E3779"/>
    <w:rsid w:val="004E4BC4"/>
    <w:rsid w:val="004E6BAC"/>
    <w:rsid w:val="004F0D4D"/>
    <w:rsid w:val="004F16C7"/>
    <w:rsid w:val="004F2B95"/>
    <w:rsid w:val="004F2E4A"/>
    <w:rsid w:val="004F2E5D"/>
    <w:rsid w:val="004F4152"/>
    <w:rsid w:val="004F51DE"/>
    <w:rsid w:val="004F6126"/>
    <w:rsid w:val="004F6DB8"/>
    <w:rsid w:val="004F6E23"/>
    <w:rsid w:val="004F71F7"/>
    <w:rsid w:val="004F7912"/>
    <w:rsid w:val="00500163"/>
    <w:rsid w:val="005001FA"/>
    <w:rsid w:val="0050206F"/>
    <w:rsid w:val="005030EB"/>
    <w:rsid w:val="00503D73"/>
    <w:rsid w:val="0050442C"/>
    <w:rsid w:val="00505020"/>
    <w:rsid w:val="00505215"/>
    <w:rsid w:val="00505648"/>
    <w:rsid w:val="00507888"/>
    <w:rsid w:val="00510B6E"/>
    <w:rsid w:val="005112FD"/>
    <w:rsid w:val="00511303"/>
    <w:rsid w:val="0051382D"/>
    <w:rsid w:val="00513908"/>
    <w:rsid w:val="00513FB9"/>
    <w:rsid w:val="005149C8"/>
    <w:rsid w:val="005149CD"/>
    <w:rsid w:val="00515BD5"/>
    <w:rsid w:val="0051685A"/>
    <w:rsid w:val="00517A94"/>
    <w:rsid w:val="00517ED1"/>
    <w:rsid w:val="005204E5"/>
    <w:rsid w:val="00520B36"/>
    <w:rsid w:val="00521E5A"/>
    <w:rsid w:val="00522B96"/>
    <w:rsid w:val="00522D1B"/>
    <w:rsid w:val="00522DE5"/>
    <w:rsid w:val="005246D3"/>
    <w:rsid w:val="00524844"/>
    <w:rsid w:val="00524B56"/>
    <w:rsid w:val="0052584D"/>
    <w:rsid w:val="0052590A"/>
    <w:rsid w:val="00525EE9"/>
    <w:rsid w:val="005272F7"/>
    <w:rsid w:val="005276AA"/>
    <w:rsid w:val="005305AD"/>
    <w:rsid w:val="00530974"/>
    <w:rsid w:val="00531BD5"/>
    <w:rsid w:val="00531C70"/>
    <w:rsid w:val="00532480"/>
    <w:rsid w:val="0053434E"/>
    <w:rsid w:val="00534CB8"/>
    <w:rsid w:val="00536155"/>
    <w:rsid w:val="00536194"/>
    <w:rsid w:val="00536F49"/>
    <w:rsid w:val="005371F7"/>
    <w:rsid w:val="00537A4C"/>
    <w:rsid w:val="0054057D"/>
    <w:rsid w:val="00540A87"/>
    <w:rsid w:val="00541776"/>
    <w:rsid w:val="00541C15"/>
    <w:rsid w:val="00541D98"/>
    <w:rsid w:val="00542CDC"/>
    <w:rsid w:val="005431E8"/>
    <w:rsid w:val="00544C82"/>
    <w:rsid w:val="00545520"/>
    <w:rsid w:val="005462C3"/>
    <w:rsid w:val="005463BF"/>
    <w:rsid w:val="00547CE0"/>
    <w:rsid w:val="00547F68"/>
    <w:rsid w:val="005515DD"/>
    <w:rsid w:val="005537DC"/>
    <w:rsid w:val="00553C5B"/>
    <w:rsid w:val="005549CD"/>
    <w:rsid w:val="00554ABE"/>
    <w:rsid w:val="00555A38"/>
    <w:rsid w:val="0056170F"/>
    <w:rsid w:val="00561D1F"/>
    <w:rsid w:val="00562F84"/>
    <w:rsid w:val="00563D2A"/>
    <w:rsid w:val="005646DA"/>
    <w:rsid w:val="00565811"/>
    <w:rsid w:val="00565C90"/>
    <w:rsid w:val="00565E8B"/>
    <w:rsid w:val="0057165C"/>
    <w:rsid w:val="00572C3E"/>
    <w:rsid w:val="00572C87"/>
    <w:rsid w:val="00573616"/>
    <w:rsid w:val="00574229"/>
    <w:rsid w:val="005745EE"/>
    <w:rsid w:val="0057490E"/>
    <w:rsid w:val="0057565E"/>
    <w:rsid w:val="0057679C"/>
    <w:rsid w:val="00576B7B"/>
    <w:rsid w:val="005773AF"/>
    <w:rsid w:val="00577947"/>
    <w:rsid w:val="005800DF"/>
    <w:rsid w:val="00580909"/>
    <w:rsid w:val="00580D34"/>
    <w:rsid w:val="00582411"/>
    <w:rsid w:val="00582784"/>
    <w:rsid w:val="00582D48"/>
    <w:rsid w:val="00583768"/>
    <w:rsid w:val="00583A2E"/>
    <w:rsid w:val="00583EFF"/>
    <w:rsid w:val="00584A41"/>
    <w:rsid w:val="00585E63"/>
    <w:rsid w:val="00586D67"/>
    <w:rsid w:val="00586F04"/>
    <w:rsid w:val="00590129"/>
    <w:rsid w:val="00591D22"/>
    <w:rsid w:val="00592230"/>
    <w:rsid w:val="00592EE5"/>
    <w:rsid w:val="005937BC"/>
    <w:rsid w:val="005937BD"/>
    <w:rsid w:val="0059502B"/>
    <w:rsid w:val="00596206"/>
    <w:rsid w:val="005964D8"/>
    <w:rsid w:val="0059672A"/>
    <w:rsid w:val="0059753E"/>
    <w:rsid w:val="005976D8"/>
    <w:rsid w:val="005979FF"/>
    <w:rsid w:val="005A1AD7"/>
    <w:rsid w:val="005A2BDD"/>
    <w:rsid w:val="005A3B65"/>
    <w:rsid w:val="005A4355"/>
    <w:rsid w:val="005A4B44"/>
    <w:rsid w:val="005A55A4"/>
    <w:rsid w:val="005A5C8D"/>
    <w:rsid w:val="005A62C5"/>
    <w:rsid w:val="005A694C"/>
    <w:rsid w:val="005A6B35"/>
    <w:rsid w:val="005B08DE"/>
    <w:rsid w:val="005B1B8E"/>
    <w:rsid w:val="005B2192"/>
    <w:rsid w:val="005B2FD2"/>
    <w:rsid w:val="005B40C5"/>
    <w:rsid w:val="005B4645"/>
    <w:rsid w:val="005B5253"/>
    <w:rsid w:val="005B58E7"/>
    <w:rsid w:val="005B5945"/>
    <w:rsid w:val="005B7103"/>
    <w:rsid w:val="005B7AA1"/>
    <w:rsid w:val="005B7D3D"/>
    <w:rsid w:val="005B7E1A"/>
    <w:rsid w:val="005C1FEF"/>
    <w:rsid w:val="005C2B07"/>
    <w:rsid w:val="005C3283"/>
    <w:rsid w:val="005C5008"/>
    <w:rsid w:val="005C52EF"/>
    <w:rsid w:val="005C5B95"/>
    <w:rsid w:val="005C5BA4"/>
    <w:rsid w:val="005C5C46"/>
    <w:rsid w:val="005C658F"/>
    <w:rsid w:val="005C70D0"/>
    <w:rsid w:val="005C7F8E"/>
    <w:rsid w:val="005D018D"/>
    <w:rsid w:val="005D0EBB"/>
    <w:rsid w:val="005D0EF3"/>
    <w:rsid w:val="005D1585"/>
    <w:rsid w:val="005D23AF"/>
    <w:rsid w:val="005D2CDE"/>
    <w:rsid w:val="005D2DCC"/>
    <w:rsid w:val="005D37E4"/>
    <w:rsid w:val="005D39CC"/>
    <w:rsid w:val="005D3BDB"/>
    <w:rsid w:val="005D3C52"/>
    <w:rsid w:val="005D3CC8"/>
    <w:rsid w:val="005D41B7"/>
    <w:rsid w:val="005D424B"/>
    <w:rsid w:val="005D502C"/>
    <w:rsid w:val="005D5686"/>
    <w:rsid w:val="005D58AB"/>
    <w:rsid w:val="005D5F1B"/>
    <w:rsid w:val="005D6476"/>
    <w:rsid w:val="005E0689"/>
    <w:rsid w:val="005E12D0"/>
    <w:rsid w:val="005E1933"/>
    <w:rsid w:val="005E20BD"/>
    <w:rsid w:val="005E26DD"/>
    <w:rsid w:val="005E28D9"/>
    <w:rsid w:val="005E3A21"/>
    <w:rsid w:val="005E410A"/>
    <w:rsid w:val="005E417B"/>
    <w:rsid w:val="005E4773"/>
    <w:rsid w:val="005F22CC"/>
    <w:rsid w:val="005F29D1"/>
    <w:rsid w:val="005F3C62"/>
    <w:rsid w:val="005F5CC9"/>
    <w:rsid w:val="005F5CF0"/>
    <w:rsid w:val="005F631F"/>
    <w:rsid w:val="005F75A2"/>
    <w:rsid w:val="005F76AD"/>
    <w:rsid w:val="006007FF"/>
    <w:rsid w:val="00600B14"/>
    <w:rsid w:val="0060184A"/>
    <w:rsid w:val="006021E9"/>
    <w:rsid w:val="0060248E"/>
    <w:rsid w:val="006032A5"/>
    <w:rsid w:val="006038DB"/>
    <w:rsid w:val="00603F25"/>
    <w:rsid w:val="00604D1F"/>
    <w:rsid w:val="0060532B"/>
    <w:rsid w:val="00605D37"/>
    <w:rsid w:val="00606372"/>
    <w:rsid w:val="00607011"/>
    <w:rsid w:val="00607F01"/>
    <w:rsid w:val="00610AFB"/>
    <w:rsid w:val="00610EF3"/>
    <w:rsid w:val="00611809"/>
    <w:rsid w:val="00611C0E"/>
    <w:rsid w:val="0061225A"/>
    <w:rsid w:val="00612C52"/>
    <w:rsid w:val="00615657"/>
    <w:rsid w:val="00615753"/>
    <w:rsid w:val="00616295"/>
    <w:rsid w:val="006163C8"/>
    <w:rsid w:val="00617158"/>
    <w:rsid w:val="00621317"/>
    <w:rsid w:val="00621AA0"/>
    <w:rsid w:val="006229D4"/>
    <w:rsid w:val="00624282"/>
    <w:rsid w:val="00625973"/>
    <w:rsid w:val="00626BD3"/>
    <w:rsid w:val="00627EE0"/>
    <w:rsid w:val="00630679"/>
    <w:rsid w:val="00632501"/>
    <w:rsid w:val="00633E6D"/>
    <w:rsid w:val="0063632B"/>
    <w:rsid w:val="00636411"/>
    <w:rsid w:val="006366D9"/>
    <w:rsid w:val="00636AFF"/>
    <w:rsid w:val="006378B6"/>
    <w:rsid w:val="006411EA"/>
    <w:rsid w:val="00641E8B"/>
    <w:rsid w:val="00642393"/>
    <w:rsid w:val="00644AF6"/>
    <w:rsid w:val="0064549F"/>
    <w:rsid w:val="0064586B"/>
    <w:rsid w:val="00645ACD"/>
    <w:rsid w:val="00645FF4"/>
    <w:rsid w:val="00650D14"/>
    <w:rsid w:val="00650E0C"/>
    <w:rsid w:val="00651368"/>
    <w:rsid w:val="006515B2"/>
    <w:rsid w:val="00652458"/>
    <w:rsid w:val="00652942"/>
    <w:rsid w:val="006533FF"/>
    <w:rsid w:val="00654826"/>
    <w:rsid w:val="00654AB4"/>
    <w:rsid w:val="00655B9D"/>
    <w:rsid w:val="006566E9"/>
    <w:rsid w:val="00656E8C"/>
    <w:rsid w:val="0066173F"/>
    <w:rsid w:val="00661958"/>
    <w:rsid w:val="00662972"/>
    <w:rsid w:val="00662ED1"/>
    <w:rsid w:val="0066320E"/>
    <w:rsid w:val="0066339B"/>
    <w:rsid w:val="006645DE"/>
    <w:rsid w:val="00666177"/>
    <w:rsid w:val="006661C3"/>
    <w:rsid w:val="00666A84"/>
    <w:rsid w:val="006673D7"/>
    <w:rsid w:val="006678C4"/>
    <w:rsid w:val="00667FBF"/>
    <w:rsid w:val="00671285"/>
    <w:rsid w:val="00671D25"/>
    <w:rsid w:val="00671F65"/>
    <w:rsid w:val="006727D8"/>
    <w:rsid w:val="00672D70"/>
    <w:rsid w:val="006737C5"/>
    <w:rsid w:val="00674555"/>
    <w:rsid w:val="00675567"/>
    <w:rsid w:val="006766F6"/>
    <w:rsid w:val="00676793"/>
    <w:rsid w:val="0067683E"/>
    <w:rsid w:val="00680352"/>
    <w:rsid w:val="006808AA"/>
    <w:rsid w:val="006821CF"/>
    <w:rsid w:val="00682C18"/>
    <w:rsid w:val="0068325C"/>
    <w:rsid w:val="00683957"/>
    <w:rsid w:val="00684EE1"/>
    <w:rsid w:val="00685640"/>
    <w:rsid w:val="00686932"/>
    <w:rsid w:val="006871F9"/>
    <w:rsid w:val="00687FCF"/>
    <w:rsid w:val="00690C5E"/>
    <w:rsid w:val="00691972"/>
    <w:rsid w:val="00691B00"/>
    <w:rsid w:val="00692FA1"/>
    <w:rsid w:val="006934A7"/>
    <w:rsid w:val="00694189"/>
    <w:rsid w:val="00697640"/>
    <w:rsid w:val="00697B35"/>
    <w:rsid w:val="006A123D"/>
    <w:rsid w:val="006A1E55"/>
    <w:rsid w:val="006A33AD"/>
    <w:rsid w:val="006A4DBA"/>
    <w:rsid w:val="006A51D7"/>
    <w:rsid w:val="006A55C6"/>
    <w:rsid w:val="006A65FD"/>
    <w:rsid w:val="006A6852"/>
    <w:rsid w:val="006A6941"/>
    <w:rsid w:val="006A6C8F"/>
    <w:rsid w:val="006B07F7"/>
    <w:rsid w:val="006B1159"/>
    <w:rsid w:val="006B19E8"/>
    <w:rsid w:val="006B1D20"/>
    <w:rsid w:val="006B2E66"/>
    <w:rsid w:val="006B2FE4"/>
    <w:rsid w:val="006B33A8"/>
    <w:rsid w:val="006B4BE8"/>
    <w:rsid w:val="006B5741"/>
    <w:rsid w:val="006B5AB4"/>
    <w:rsid w:val="006B5B80"/>
    <w:rsid w:val="006B5EF5"/>
    <w:rsid w:val="006B6235"/>
    <w:rsid w:val="006B6CFA"/>
    <w:rsid w:val="006B750C"/>
    <w:rsid w:val="006B7ADD"/>
    <w:rsid w:val="006C034A"/>
    <w:rsid w:val="006C31AE"/>
    <w:rsid w:val="006C465E"/>
    <w:rsid w:val="006C4F32"/>
    <w:rsid w:val="006C50D9"/>
    <w:rsid w:val="006C59A2"/>
    <w:rsid w:val="006C5BE5"/>
    <w:rsid w:val="006C6F2E"/>
    <w:rsid w:val="006C782B"/>
    <w:rsid w:val="006D0908"/>
    <w:rsid w:val="006D2D38"/>
    <w:rsid w:val="006D3760"/>
    <w:rsid w:val="006D42C7"/>
    <w:rsid w:val="006D42D8"/>
    <w:rsid w:val="006D4975"/>
    <w:rsid w:val="006D4A34"/>
    <w:rsid w:val="006D51D5"/>
    <w:rsid w:val="006D53AB"/>
    <w:rsid w:val="006D5DDB"/>
    <w:rsid w:val="006D608C"/>
    <w:rsid w:val="006D736B"/>
    <w:rsid w:val="006E15A6"/>
    <w:rsid w:val="006E2F58"/>
    <w:rsid w:val="006E3262"/>
    <w:rsid w:val="006E3EC1"/>
    <w:rsid w:val="006E416D"/>
    <w:rsid w:val="006E4987"/>
    <w:rsid w:val="006E4D56"/>
    <w:rsid w:val="006E4D8C"/>
    <w:rsid w:val="006E53BB"/>
    <w:rsid w:val="006E5EFC"/>
    <w:rsid w:val="006E600C"/>
    <w:rsid w:val="006E61FC"/>
    <w:rsid w:val="006E7867"/>
    <w:rsid w:val="006F13EB"/>
    <w:rsid w:val="006F145B"/>
    <w:rsid w:val="006F1CD4"/>
    <w:rsid w:val="006F283B"/>
    <w:rsid w:val="006F2AA2"/>
    <w:rsid w:val="006F2B14"/>
    <w:rsid w:val="006F2DFC"/>
    <w:rsid w:val="006F369D"/>
    <w:rsid w:val="006F3EE9"/>
    <w:rsid w:val="006F40B6"/>
    <w:rsid w:val="006F411B"/>
    <w:rsid w:val="006F5C57"/>
    <w:rsid w:val="006F5E4F"/>
    <w:rsid w:val="006F5F6F"/>
    <w:rsid w:val="006F66EC"/>
    <w:rsid w:val="006F6A77"/>
    <w:rsid w:val="00701F09"/>
    <w:rsid w:val="00701F65"/>
    <w:rsid w:val="00702C10"/>
    <w:rsid w:val="00703172"/>
    <w:rsid w:val="0070354B"/>
    <w:rsid w:val="00705E8F"/>
    <w:rsid w:val="00705FE7"/>
    <w:rsid w:val="007109B3"/>
    <w:rsid w:val="007113BA"/>
    <w:rsid w:val="00712C82"/>
    <w:rsid w:val="00713194"/>
    <w:rsid w:val="007138F2"/>
    <w:rsid w:val="00713A9E"/>
    <w:rsid w:val="00713ABB"/>
    <w:rsid w:val="00713EFA"/>
    <w:rsid w:val="00714429"/>
    <w:rsid w:val="00715952"/>
    <w:rsid w:val="00715CD0"/>
    <w:rsid w:val="007166C7"/>
    <w:rsid w:val="007202C8"/>
    <w:rsid w:val="007222E4"/>
    <w:rsid w:val="00722C7C"/>
    <w:rsid w:val="0072310C"/>
    <w:rsid w:val="0072414E"/>
    <w:rsid w:val="00724453"/>
    <w:rsid w:val="00724498"/>
    <w:rsid w:val="0072513F"/>
    <w:rsid w:val="0072585B"/>
    <w:rsid w:val="00725E8F"/>
    <w:rsid w:val="00727A21"/>
    <w:rsid w:val="007302C6"/>
    <w:rsid w:val="007303A2"/>
    <w:rsid w:val="00731FC5"/>
    <w:rsid w:val="00732DC3"/>
    <w:rsid w:val="0073301A"/>
    <w:rsid w:val="00734D85"/>
    <w:rsid w:val="00734EF8"/>
    <w:rsid w:val="007354C1"/>
    <w:rsid w:val="00735F51"/>
    <w:rsid w:val="00737A60"/>
    <w:rsid w:val="00740413"/>
    <w:rsid w:val="0074087F"/>
    <w:rsid w:val="00743412"/>
    <w:rsid w:val="00743BF3"/>
    <w:rsid w:val="00743F01"/>
    <w:rsid w:val="00744829"/>
    <w:rsid w:val="007461DE"/>
    <w:rsid w:val="00747292"/>
    <w:rsid w:val="007477CD"/>
    <w:rsid w:val="0075015D"/>
    <w:rsid w:val="007503FC"/>
    <w:rsid w:val="00750FC1"/>
    <w:rsid w:val="00753A74"/>
    <w:rsid w:val="007543EF"/>
    <w:rsid w:val="0075508B"/>
    <w:rsid w:val="00755898"/>
    <w:rsid w:val="007569EE"/>
    <w:rsid w:val="007602ED"/>
    <w:rsid w:val="00760DFE"/>
    <w:rsid w:val="0076235B"/>
    <w:rsid w:val="007634C0"/>
    <w:rsid w:val="00763F29"/>
    <w:rsid w:val="00766CF1"/>
    <w:rsid w:val="00770072"/>
    <w:rsid w:val="00770DE3"/>
    <w:rsid w:val="0077100E"/>
    <w:rsid w:val="007752A1"/>
    <w:rsid w:val="00775304"/>
    <w:rsid w:val="00776471"/>
    <w:rsid w:val="00777B74"/>
    <w:rsid w:val="0078076B"/>
    <w:rsid w:val="00780B7B"/>
    <w:rsid w:val="00780FE6"/>
    <w:rsid w:val="007815FD"/>
    <w:rsid w:val="00783B64"/>
    <w:rsid w:val="00783FBC"/>
    <w:rsid w:val="0078592F"/>
    <w:rsid w:val="00785F34"/>
    <w:rsid w:val="007862ED"/>
    <w:rsid w:val="00787945"/>
    <w:rsid w:val="00790185"/>
    <w:rsid w:val="00790F3E"/>
    <w:rsid w:val="00791429"/>
    <w:rsid w:val="00792462"/>
    <w:rsid w:val="007926D7"/>
    <w:rsid w:val="00792FF2"/>
    <w:rsid w:val="007954DB"/>
    <w:rsid w:val="00795A90"/>
    <w:rsid w:val="00795E06"/>
    <w:rsid w:val="007961BF"/>
    <w:rsid w:val="007A0824"/>
    <w:rsid w:val="007A1E2E"/>
    <w:rsid w:val="007A2FB1"/>
    <w:rsid w:val="007A37B0"/>
    <w:rsid w:val="007A43E1"/>
    <w:rsid w:val="007A4ED2"/>
    <w:rsid w:val="007A5D11"/>
    <w:rsid w:val="007A68A7"/>
    <w:rsid w:val="007A717B"/>
    <w:rsid w:val="007A74AC"/>
    <w:rsid w:val="007A74D3"/>
    <w:rsid w:val="007A7505"/>
    <w:rsid w:val="007A772E"/>
    <w:rsid w:val="007A785A"/>
    <w:rsid w:val="007B0166"/>
    <w:rsid w:val="007B0867"/>
    <w:rsid w:val="007B18A5"/>
    <w:rsid w:val="007B18B2"/>
    <w:rsid w:val="007B2FC9"/>
    <w:rsid w:val="007B35C9"/>
    <w:rsid w:val="007B378C"/>
    <w:rsid w:val="007B3C4F"/>
    <w:rsid w:val="007B4598"/>
    <w:rsid w:val="007B4C89"/>
    <w:rsid w:val="007B5711"/>
    <w:rsid w:val="007B5F9C"/>
    <w:rsid w:val="007B5FDE"/>
    <w:rsid w:val="007B74B3"/>
    <w:rsid w:val="007B7CDC"/>
    <w:rsid w:val="007C19D1"/>
    <w:rsid w:val="007C2589"/>
    <w:rsid w:val="007C315B"/>
    <w:rsid w:val="007C4051"/>
    <w:rsid w:val="007C4D1A"/>
    <w:rsid w:val="007C7E4B"/>
    <w:rsid w:val="007D00D5"/>
    <w:rsid w:val="007D0781"/>
    <w:rsid w:val="007D09FE"/>
    <w:rsid w:val="007D224E"/>
    <w:rsid w:val="007D22CE"/>
    <w:rsid w:val="007D2416"/>
    <w:rsid w:val="007D4281"/>
    <w:rsid w:val="007D431F"/>
    <w:rsid w:val="007D6202"/>
    <w:rsid w:val="007D6208"/>
    <w:rsid w:val="007D6C70"/>
    <w:rsid w:val="007D7B41"/>
    <w:rsid w:val="007E00DE"/>
    <w:rsid w:val="007E0174"/>
    <w:rsid w:val="007E063D"/>
    <w:rsid w:val="007E09E8"/>
    <w:rsid w:val="007E0ADD"/>
    <w:rsid w:val="007E16FC"/>
    <w:rsid w:val="007E1B38"/>
    <w:rsid w:val="007E25F6"/>
    <w:rsid w:val="007E3B7E"/>
    <w:rsid w:val="007E4124"/>
    <w:rsid w:val="007E4702"/>
    <w:rsid w:val="007E4FCE"/>
    <w:rsid w:val="007E53A3"/>
    <w:rsid w:val="007E590D"/>
    <w:rsid w:val="007E5D73"/>
    <w:rsid w:val="007E6DD4"/>
    <w:rsid w:val="007E7823"/>
    <w:rsid w:val="007F0287"/>
    <w:rsid w:val="007F12C5"/>
    <w:rsid w:val="007F1614"/>
    <w:rsid w:val="007F2637"/>
    <w:rsid w:val="007F3190"/>
    <w:rsid w:val="007F361C"/>
    <w:rsid w:val="007F55D7"/>
    <w:rsid w:val="007F6356"/>
    <w:rsid w:val="007F6DF6"/>
    <w:rsid w:val="00800A09"/>
    <w:rsid w:val="00801131"/>
    <w:rsid w:val="008011B7"/>
    <w:rsid w:val="00801EA9"/>
    <w:rsid w:val="0080257A"/>
    <w:rsid w:val="00802613"/>
    <w:rsid w:val="00803064"/>
    <w:rsid w:val="008031A1"/>
    <w:rsid w:val="00806308"/>
    <w:rsid w:val="00806C1D"/>
    <w:rsid w:val="00807863"/>
    <w:rsid w:val="00810FE0"/>
    <w:rsid w:val="00811E1F"/>
    <w:rsid w:val="00812051"/>
    <w:rsid w:val="0081246A"/>
    <w:rsid w:val="0081254C"/>
    <w:rsid w:val="00812C71"/>
    <w:rsid w:val="008130D9"/>
    <w:rsid w:val="008135A3"/>
    <w:rsid w:val="008138F4"/>
    <w:rsid w:val="00815E90"/>
    <w:rsid w:val="00817555"/>
    <w:rsid w:val="00820175"/>
    <w:rsid w:val="008210D1"/>
    <w:rsid w:val="008216CC"/>
    <w:rsid w:val="00824A94"/>
    <w:rsid w:val="00824EF8"/>
    <w:rsid w:val="0082511E"/>
    <w:rsid w:val="00825C39"/>
    <w:rsid w:val="008267CF"/>
    <w:rsid w:val="00827C84"/>
    <w:rsid w:val="00832DEF"/>
    <w:rsid w:val="008335F2"/>
    <w:rsid w:val="00833B05"/>
    <w:rsid w:val="00834411"/>
    <w:rsid w:val="008353A2"/>
    <w:rsid w:val="00835E99"/>
    <w:rsid w:val="00836A5F"/>
    <w:rsid w:val="00837CF7"/>
    <w:rsid w:val="00841363"/>
    <w:rsid w:val="008440FD"/>
    <w:rsid w:val="00844573"/>
    <w:rsid w:val="0084641A"/>
    <w:rsid w:val="008464A9"/>
    <w:rsid w:val="008467CC"/>
    <w:rsid w:val="008468F6"/>
    <w:rsid w:val="008469E3"/>
    <w:rsid w:val="00847B99"/>
    <w:rsid w:val="00847C07"/>
    <w:rsid w:val="00847C68"/>
    <w:rsid w:val="00850109"/>
    <w:rsid w:val="00850CB7"/>
    <w:rsid w:val="00851895"/>
    <w:rsid w:val="008523F6"/>
    <w:rsid w:val="00852C0A"/>
    <w:rsid w:val="0085571A"/>
    <w:rsid w:val="008557ED"/>
    <w:rsid w:val="00855A90"/>
    <w:rsid w:val="00856642"/>
    <w:rsid w:val="008570B3"/>
    <w:rsid w:val="0086004E"/>
    <w:rsid w:val="00863A48"/>
    <w:rsid w:val="0086563E"/>
    <w:rsid w:val="00865815"/>
    <w:rsid w:val="008660AC"/>
    <w:rsid w:val="008663B3"/>
    <w:rsid w:val="00866745"/>
    <w:rsid w:val="0086682C"/>
    <w:rsid w:val="00866EF5"/>
    <w:rsid w:val="00870DE9"/>
    <w:rsid w:val="008712B6"/>
    <w:rsid w:val="008713C1"/>
    <w:rsid w:val="00872E14"/>
    <w:rsid w:val="00872E1A"/>
    <w:rsid w:val="0087335B"/>
    <w:rsid w:val="008734B6"/>
    <w:rsid w:val="0087390F"/>
    <w:rsid w:val="0087393C"/>
    <w:rsid w:val="00873FFD"/>
    <w:rsid w:val="00874FE1"/>
    <w:rsid w:val="00876662"/>
    <w:rsid w:val="00876C39"/>
    <w:rsid w:val="008773A7"/>
    <w:rsid w:val="00877DC1"/>
    <w:rsid w:val="00877DCB"/>
    <w:rsid w:val="00880D23"/>
    <w:rsid w:val="0088105F"/>
    <w:rsid w:val="008847BD"/>
    <w:rsid w:val="00885D81"/>
    <w:rsid w:val="00885DBF"/>
    <w:rsid w:val="008901D6"/>
    <w:rsid w:val="00890F4F"/>
    <w:rsid w:val="00891528"/>
    <w:rsid w:val="00891C0B"/>
    <w:rsid w:val="008945A9"/>
    <w:rsid w:val="008954B6"/>
    <w:rsid w:val="00895997"/>
    <w:rsid w:val="00897932"/>
    <w:rsid w:val="008A0BEA"/>
    <w:rsid w:val="008A2271"/>
    <w:rsid w:val="008A2E4C"/>
    <w:rsid w:val="008A2E74"/>
    <w:rsid w:val="008A35C0"/>
    <w:rsid w:val="008A499E"/>
    <w:rsid w:val="008A5865"/>
    <w:rsid w:val="008A6844"/>
    <w:rsid w:val="008A6BD5"/>
    <w:rsid w:val="008B17F2"/>
    <w:rsid w:val="008B30EC"/>
    <w:rsid w:val="008B42B9"/>
    <w:rsid w:val="008B54A1"/>
    <w:rsid w:val="008B5901"/>
    <w:rsid w:val="008B72D9"/>
    <w:rsid w:val="008C030D"/>
    <w:rsid w:val="008C0BF3"/>
    <w:rsid w:val="008C0E15"/>
    <w:rsid w:val="008C44D5"/>
    <w:rsid w:val="008C487F"/>
    <w:rsid w:val="008C4B29"/>
    <w:rsid w:val="008C4C3E"/>
    <w:rsid w:val="008C54BE"/>
    <w:rsid w:val="008C6E2D"/>
    <w:rsid w:val="008C7023"/>
    <w:rsid w:val="008C7C68"/>
    <w:rsid w:val="008C7EA0"/>
    <w:rsid w:val="008D08BC"/>
    <w:rsid w:val="008D0AED"/>
    <w:rsid w:val="008D230F"/>
    <w:rsid w:val="008D28A4"/>
    <w:rsid w:val="008D4B10"/>
    <w:rsid w:val="008D60D0"/>
    <w:rsid w:val="008E02F9"/>
    <w:rsid w:val="008E1024"/>
    <w:rsid w:val="008E142C"/>
    <w:rsid w:val="008E23D2"/>
    <w:rsid w:val="008E304B"/>
    <w:rsid w:val="008E448B"/>
    <w:rsid w:val="008E4EE1"/>
    <w:rsid w:val="008E50E5"/>
    <w:rsid w:val="008E51A6"/>
    <w:rsid w:val="008E5DBD"/>
    <w:rsid w:val="008E7927"/>
    <w:rsid w:val="008E7E81"/>
    <w:rsid w:val="008F0FD9"/>
    <w:rsid w:val="008F2C1F"/>
    <w:rsid w:val="008F2E49"/>
    <w:rsid w:val="008F3577"/>
    <w:rsid w:val="008F35AA"/>
    <w:rsid w:val="008F578B"/>
    <w:rsid w:val="008F5BC9"/>
    <w:rsid w:val="008F6336"/>
    <w:rsid w:val="008F72BC"/>
    <w:rsid w:val="00901693"/>
    <w:rsid w:val="0090279F"/>
    <w:rsid w:val="0090356B"/>
    <w:rsid w:val="009038F2"/>
    <w:rsid w:val="00905966"/>
    <w:rsid w:val="009101FB"/>
    <w:rsid w:val="00910BA4"/>
    <w:rsid w:val="00910F72"/>
    <w:rsid w:val="00912B0D"/>
    <w:rsid w:val="00913FC6"/>
    <w:rsid w:val="00914D59"/>
    <w:rsid w:val="00915B0D"/>
    <w:rsid w:val="009162BD"/>
    <w:rsid w:val="009177D0"/>
    <w:rsid w:val="00921207"/>
    <w:rsid w:val="009212C1"/>
    <w:rsid w:val="00921A9A"/>
    <w:rsid w:val="00921B83"/>
    <w:rsid w:val="00922E0D"/>
    <w:rsid w:val="00924E87"/>
    <w:rsid w:val="009257CF"/>
    <w:rsid w:val="009270D9"/>
    <w:rsid w:val="00927971"/>
    <w:rsid w:val="0093017A"/>
    <w:rsid w:val="009302E4"/>
    <w:rsid w:val="00931064"/>
    <w:rsid w:val="00932027"/>
    <w:rsid w:val="00932407"/>
    <w:rsid w:val="00932A82"/>
    <w:rsid w:val="0093319B"/>
    <w:rsid w:val="009340BC"/>
    <w:rsid w:val="00934268"/>
    <w:rsid w:val="009355D6"/>
    <w:rsid w:val="00937905"/>
    <w:rsid w:val="0094036A"/>
    <w:rsid w:val="00940E68"/>
    <w:rsid w:val="00941643"/>
    <w:rsid w:val="009430BC"/>
    <w:rsid w:val="00943C94"/>
    <w:rsid w:val="00943F57"/>
    <w:rsid w:val="00944A00"/>
    <w:rsid w:val="00945F55"/>
    <w:rsid w:val="00946859"/>
    <w:rsid w:val="00946F32"/>
    <w:rsid w:val="009501FC"/>
    <w:rsid w:val="00951026"/>
    <w:rsid w:val="009513B1"/>
    <w:rsid w:val="0095253D"/>
    <w:rsid w:val="009529D8"/>
    <w:rsid w:val="0095570E"/>
    <w:rsid w:val="00955864"/>
    <w:rsid w:val="009559D7"/>
    <w:rsid w:val="00955DB5"/>
    <w:rsid w:val="00956AB4"/>
    <w:rsid w:val="009570A1"/>
    <w:rsid w:val="009573C6"/>
    <w:rsid w:val="00957CD5"/>
    <w:rsid w:val="009610BB"/>
    <w:rsid w:val="00961BD6"/>
    <w:rsid w:val="00962371"/>
    <w:rsid w:val="00965CDF"/>
    <w:rsid w:val="00965F88"/>
    <w:rsid w:val="00966039"/>
    <w:rsid w:val="009663EB"/>
    <w:rsid w:val="0096739F"/>
    <w:rsid w:val="00967F22"/>
    <w:rsid w:val="0097060E"/>
    <w:rsid w:val="00970EF9"/>
    <w:rsid w:val="0097275F"/>
    <w:rsid w:val="009729A0"/>
    <w:rsid w:val="009756C6"/>
    <w:rsid w:val="00976743"/>
    <w:rsid w:val="00976F42"/>
    <w:rsid w:val="00976F66"/>
    <w:rsid w:val="00977000"/>
    <w:rsid w:val="00977AE9"/>
    <w:rsid w:val="0098067C"/>
    <w:rsid w:val="00980D04"/>
    <w:rsid w:val="00980DC3"/>
    <w:rsid w:val="009814D6"/>
    <w:rsid w:val="00983C36"/>
    <w:rsid w:val="00985EC4"/>
    <w:rsid w:val="009860CE"/>
    <w:rsid w:val="009861A9"/>
    <w:rsid w:val="009863DC"/>
    <w:rsid w:val="00986A07"/>
    <w:rsid w:val="00987548"/>
    <w:rsid w:val="00990A21"/>
    <w:rsid w:val="00991D4A"/>
    <w:rsid w:val="009933D2"/>
    <w:rsid w:val="009941E7"/>
    <w:rsid w:val="009943C7"/>
    <w:rsid w:val="00994927"/>
    <w:rsid w:val="0099695F"/>
    <w:rsid w:val="009A03ED"/>
    <w:rsid w:val="009A0F9F"/>
    <w:rsid w:val="009A1051"/>
    <w:rsid w:val="009A1EDB"/>
    <w:rsid w:val="009A40C8"/>
    <w:rsid w:val="009A442F"/>
    <w:rsid w:val="009A4624"/>
    <w:rsid w:val="009A6E39"/>
    <w:rsid w:val="009A7B9B"/>
    <w:rsid w:val="009B1846"/>
    <w:rsid w:val="009B1B67"/>
    <w:rsid w:val="009B1CE3"/>
    <w:rsid w:val="009B2D05"/>
    <w:rsid w:val="009B3832"/>
    <w:rsid w:val="009B504D"/>
    <w:rsid w:val="009B50CB"/>
    <w:rsid w:val="009B6A7B"/>
    <w:rsid w:val="009B715D"/>
    <w:rsid w:val="009C052B"/>
    <w:rsid w:val="009C0D2E"/>
    <w:rsid w:val="009C2CC6"/>
    <w:rsid w:val="009C490F"/>
    <w:rsid w:val="009C560F"/>
    <w:rsid w:val="009C598B"/>
    <w:rsid w:val="009C67D5"/>
    <w:rsid w:val="009D11A3"/>
    <w:rsid w:val="009D29E4"/>
    <w:rsid w:val="009D3C97"/>
    <w:rsid w:val="009D4DC8"/>
    <w:rsid w:val="009D6212"/>
    <w:rsid w:val="009D7397"/>
    <w:rsid w:val="009D7D7A"/>
    <w:rsid w:val="009E0507"/>
    <w:rsid w:val="009E06B6"/>
    <w:rsid w:val="009E2546"/>
    <w:rsid w:val="009E34C7"/>
    <w:rsid w:val="009E50A0"/>
    <w:rsid w:val="009E541E"/>
    <w:rsid w:val="009E56C3"/>
    <w:rsid w:val="009E60C6"/>
    <w:rsid w:val="009F120C"/>
    <w:rsid w:val="009F1CD3"/>
    <w:rsid w:val="009F300A"/>
    <w:rsid w:val="009F3A82"/>
    <w:rsid w:val="009F4F60"/>
    <w:rsid w:val="009F5B3E"/>
    <w:rsid w:val="009F6CF5"/>
    <w:rsid w:val="00A01AF5"/>
    <w:rsid w:val="00A025BE"/>
    <w:rsid w:val="00A02724"/>
    <w:rsid w:val="00A0367C"/>
    <w:rsid w:val="00A046E4"/>
    <w:rsid w:val="00A0471C"/>
    <w:rsid w:val="00A04801"/>
    <w:rsid w:val="00A0509F"/>
    <w:rsid w:val="00A0674B"/>
    <w:rsid w:val="00A100CB"/>
    <w:rsid w:val="00A12CB0"/>
    <w:rsid w:val="00A136B6"/>
    <w:rsid w:val="00A146BA"/>
    <w:rsid w:val="00A14F0A"/>
    <w:rsid w:val="00A16ABD"/>
    <w:rsid w:val="00A17835"/>
    <w:rsid w:val="00A17C53"/>
    <w:rsid w:val="00A20D2B"/>
    <w:rsid w:val="00A20DB9"/>
    <w:rsid w:val="00A226C3"/>
    <w:rsid w:val="00A234AD"/>
    <w:rsid w:val="00A277AE"/>
    <w:rsid w:val="00A30AC6"/>
    <w:rsid w:val="00A30E0C"/>
    <w:rsid w:val="00A30E13"/>
    <w:rsid w:val="00A335BC"/>
    <w:rsid w:val="00A33A25"/>
    <w:rsid w:val="00A3413B"/>
    <w:rsid w:val="00A344E1"/>
    <w:rsid w:val="00A35C8C"/>
    <w:rsid w:val="00A36778"/>
    <w:rsid w:val="00A37754"/>
    <w:rsid w:val="00A4054A"/>
    <w:rsid w:val="00A41DDA"/>
    <w:rsid w:val="00A42043"/>
    <w:rsid w:val="00A431E6"/>
    <w:rsid w:val="00A4343D"/>
    <w:rsid w:val="00A441F2"/>
    <w:rsid w:val="00A44353"/>
    <w:rsid w:val="00A44A73"/>
    <w:rsid w:val="00A44E39"/>
    <w:rsid w:val="00A46C97"/>
    <w:rsid w:val="00A4713E"/>
    <w:rsid w:val="00A47C8C"/>
    <w:rsid w:val="00A51B37"/>
    <w:rsid w:val="00A52455"/>
    <w:rsid w:val="00A52F19"/>
    <w:rsid w:val="00A5316A"/>
    <w:rsid w:val="00A5384C"/>
    <w:rsid w:val="00A5396A"/>
    <w:rsid w:val="00A53EB5"/>
    <w:rsid w:val="00A54874"/>
    <w:rsid w:val="00A548DC"/>
    <w:rsid w:val="00A54F9C"/>
    <w:rsid w:val="00A5568E"/>
    <w:rsid w:val="00A57519"/>
    <w:rsid w:val="00A57D70"/>
    <w:rsid w:val="00A57E20"/>
    <w:rsid w:val="00A61CBA"/>
    <w:rsid w:val="00A61FF1"/>
    <w:rsid w:val="00A636FD"/>
    <w:rsid w:val="00A6534A"/>
    <w:rsid w:val="00A66407"/>
    <w:rsid w:val="00A66AC6"/>
    <w:rsid w:val="00A6761D"/>
    <w:rsid w:val="00A704AE"/>
    <w:rsid w:val="00A714C7"/>
    <w:rsid w:val="00A71804"/>
    <w:rsid w:val="00A74D37"/>
    <w:rsid w:val="00A77453"/>
    <w:rsid w:val="00A77F0E"/>
    <w:rsid w:val="00A80A9E"/>
    <w:rsid w:val="00A81088"/>
    <w:rsid w:val="00A83C74"/>
    <w:rsid w:val="00A84086"/>
    <w:rsid w:val="00A84286"/>
    <w:rsid w:val="00A857B7"/>
    <w:rsid w:val="00A861A2"/>
    <w:rsid w:val="00A86D24"/>
    <w:rsid w:val="00A8724A"/>
    <w:rsid w:val="00A93DD6"/>
    <w:rsid w:val="00A9474A"/>
    <w:rsid w:val="00A955C2"/>
    <w:rsid w:val="00A961DA"/>
    <w:rsid w:val="00A96C55"/>
    <w:rsid w:val="00A97484"/>
    <w:rsid w:val="00A97B35"/>
    <w:rsid w:val="00AA0DD7"/>
    <w:rsid w:val="00AA0E31"/>
    <w:rsid w:val="00AA127F"/>
    <w:rsid w:val="00AA3087"/>
    <w:rsid w:val="00AA356D"/>
    <w:rsid w:val="00AA3EFD"/>
    <w:rsid w:val="00AA407E"/>
    <w:rsid w:val="00AA4E53"/>
    <w:rsid w:val="00AA6D64"/>
    <w:rsid w:val="00AB01D0"/>
    <w:rsid w:val="00AB1178"/>
    <w:rsid w:val="00AB1383"/>
    <w:rsid w:val="00AB1D0A"/>
    <w:rsid w:val="00AB3F7D"/>
    <w:rsid w:val="00AB4055"/>
    <w:rsid w:val="00AB4884"/>
    <w:rsid w:val="00AB4A7B"/>
    <w:rsid w:val="00AB5101"/>
    <w:rsid w:val="00AB524A"/>
    <w:rsid w:val="00AB5A25"/>
    <w:rsid w:val="00AB6E50"/>
    <w:rsid w:val="00AB70E8"/>
    <w:rsid w:val="00AC0579"/>
    <w:rsid w:val="00AC0F79"/>
    <w:rsid w:val="00AC2832"/>
    <w:rsid w:val="00AC2D97"/>
    <w:rsid w:val="00AC3484"/>
    <w:rsid w:val="00AC5002"/>
    <w:rsid w:val="00AC51B1"/>
    <w:rsid w:val="00AC5752"/>
    <w:rsid w:val="00AC723D"/>
    <w:rsid w:val="00AC723F"/>
    <w:rsid w:val="00AD1421"/>
    <w:rsid w:val="00AD3D86"/>
    <w:rsid w:val="00AD5087"/>
    <w:rsid w:val="00AD5EEF"/>
    <w:rsid w:val="00AD62A1"/>
    <w:rsid w:val="00AD683B"/>
    <w:rsid w:val="00AD74E1"/>
    <w:rsid w:val="00AD7EA2"/>
    <w:rsid w:val="00AE019B"/>
    <w:rsid w:val="00AE044A"/>
    <w:rsid w:val="00AE0B70"/>
    <w:rsid w:val="00AE11B1"/>
    <w:rsid w:val="00AE157C"/>
    <w:rsid w:val="00AE3261"/>
    <w:rsid w:val="00AE3993"/>
    <w:rsid w:val="00AE3E0B"/>
    <w:rsid w:val="00AE49AC"/>
    <w:rsid w:val="00AE6C11"/>
    <w:rsid w:val="00AE6C74"/>
    <w:rsid w:val="00AF0161"/>
    <w:rsid w:val="00AF04CE"/>
    <w:rsid w:val="00AF170C"/>
    <w:rsid w:val="00AF242B"/>
    <w:rsid w:val="00AF3647"/>
    <w:rsid w:val="00AF398D"/>
    <w:rsid w:val="00AF497D"/>
    <w:rsid w:val="00AF4DF4"/>
    <w:rsid w:val="00AF6D6A"/>
    <w:rsid w:val="00AF7433"/>
    <w:rsid w:val="00B008F4"/>
    <w:rsid w:val="00B021C7"/>
    <w:rsid w:val="00B02A72"/>
    <w:rsid w:val="00B0378B"/>
    <w:rsid w:val="00B037EA"/>
    <w:rsid w:val="00B03DEA"/>
    <w:rsid w:val="00B058C7"/>
    <w:rsid w:val="00B06243"/>
    <w:rsid w:val="00B07CA5"/>
    <w:rsid w:val="00B102F5"/>
    <w:rsid w:val="00B11A79"/>
    <w:rsid w:val="00B12AE4"/>
    <w:rsid w:val="00B12EC8"/>
    <w:rsid w:val="00B13F87"/>
    <w:rsid w:val="00B16366"/>
    <w:rsid w:val="00B16EE3"/>
    <w:rsid w:val="00B1749C"/>
    <w:rsid w:val="00B17901"/>
    <w:rsid w:val="00B20554"/>
    <w:rsid w:val="00B21406"/>
    <w:rsid w:val="00B21A92"/>
    <w:rsid w:val="00B236C6"/>
    <w:rsid w:val="00B23A46"/>
    <w:rsid w:val="00B23ADF"/>
    <w:rsid w:val="00B243A9"/>
    <w:rsid w:val="00B24DE8"/>
    <w:rsid w:val="00B25B64"/>
    <w:rsid w:val="00B30DF7"/>
    <w:rsid w:val="00B30FE1"/>
    <w:rsid w:val="00B31F76"/>
    <w:rsid w:val="00B32265"/>
    <w:rsid w:val="00B3303A"/>
    <w:rsid w:val="00B34699"/>
    <w:rsid w:val="00B34D41"/>
    <w:rsid w:val="00B359A5"/>
    <w:rsid w:val="00B35CF5"/>
    <w:rsid w:val="00B363FE"/>
    <w:rsid w:val="00B407F0"/>
    <w:rsid w:val="00B40FB1"/>
    <w:rsid w:val="00B41682"/>
    <w:rsid w:val="00B417A3"/>
    <w:rsid w:val="00B4212F"/>
    <w:rsid w:val="00B43149"/>
    <w:rsid w:val="00B43442"/>
    <w:rsid w:val="00B43E3A"/>
    <w:rsid w:val="00B50331"/>
    <w:rsid w:val="00B50765"/>
    <w:rsid w:val="00B50917"/>
    <w:rsid w:val="00B50CA8"/>
    <w:rsid w:val="00B51726"/>
    <w:rsid w:val="00B51BBB"/>
    <w:rsid w:val="00B52F10"/>
    <w:rsid w:val="00B53B69"/>
    <w:rsid w:val="00B54D3D"/>
    <w:rsid w:val="00B550A8"/>
    <w:rsid w:val="00B56188"/>
    <w:rsid w:val="00B569EA"/>
    <w:rsid w:val="00B56B0E"/>
    <w:rsid w:val="00B60B91"/>
    <w:rsid w:val="00B60CB2"/>
    <w:rsid w:val="00B618D3"/>
    <w:rsid w:val="00B62149"/>
    <w:rsid w:val="00B6235C"/>
    <w:rsid w:val="00B62A15"/>
    <w:rsid w:val="00B62CB6"/>
    <w:rsid w:val="00B667D4"/>
    <w:rsid w:val="00B6715B"/>
    <w:rsid w:val="00B671F6"/>
    <w:rsid w:val="00B67B9C"/>
    <w:rsid w:val="00B67BA5"/>
    <w:rsid w:val="00B67D6F"/>
    <w:rsid w:val="00B701CF"/>
    <w:rsid w:val="00B704FD"/>
    <w:rsid w:val="00B718CF"/>
    <w:rsid w:val="00B7309E"/>
    <w:rsid w:val="00B73EA1"/>
    <w:rsid w:val="00B75170"/>
    <w:rsid w:val="00B75DE0"/>
    <w:rsid w:val="00B75ECE"/>
    <w:rsid w:val="00B764C7"/>
    <w:rsid w:val="00B76AD6"/>
    <w:rsid w:val="00B7742C"/>
    <w:rsid w:val="00B77818"/>
    <w:rsid w:val="00B801EF"/>
    <w:rsid w:val="00B81E5B"/>
    <w:rsid w:val="00B835D4"/>
    <w:rsid w:val="00B84808"/>
    <w:rsid w:val="00B8542D"/>
    <w:rsid w:val="00B86830"/>
    <w:rsid w:val="00B86E47"/>
    <w:rsid w:val="00B87BAB"/>
    <w:rsid w:val="00B92321"/>
    <w:rsid w:val="00B92F34"/>
    <w:rsid w:val="00B93096"/>
    <w:rsid w:val="00B93FDC"/>
    <w:rsid w:val="00B95E77"/>
    <w:rsid w:val="00B96161"/>
    <w:rsid w:val="00B9750D"/>
    <w:rsid w:val="00B97EED"/>
    <w:rsid w:val="00BA0C15"/>
    <w:rsid w:val="00BA0F3A"/>
    <w:rsid w:val="00BA17C1"/>
    <w:rsid w:val="00BA17EE"/>
    <w:rsid w:val="00BA1CAC"/>
    <w:rsid w:val="00BA1FFF"/>
    <w:rsid w:val="00BA20D1"/>
    <w:rsid w:val="00BA2B14"/>
    <w:rsid w:val="00BA2CB3"/>
    <w:rsid w:val="00BA2D84"/>
    <w:rsid w:val="00BA3F77"/>
    <w:rsid w:val="00BA440C"/>
    <w:rsid w:val="00BA46AC"/>
    <w:rsid w:val="00BA498F"/>
    <w:rsid w:val="00BA5074"/>
    <w:rsid w:val="00BA55FC"/>
    <w:rsid w:val="00BA5BD3"/>
    <w:rsid w:val="00BA695F"/>
    <w:rsid w:val="00BA69F5"/>
    <w:rsid w:val="00BA78C2"/>
    <w:rsid w:val="00BB0216"/>
    <w:rsid w:val="00BB08D4"/>
    <w:rsid w:val="00BB1370"/>
    <w:rsid w:val="00BB2707"/>
    <w:rsid w:val="00BB2854"/>
    <w:rsid w:val="00BB5805"/>
    <w:rsid w:val="00BB584D"/>
    <w:rsid w:val="00BB5A07"/>
    <w:rsid w:val="00BB7028"/>
    <w:rsid w:val="00BB7663"/>
    <w:rsid w:val="00BB7CA1"/>
    <w:rsid w:val="00BC3C13"/>
    <w:rsid w:val="00BC4F12"/>
    <w:rsid w:val="00BC52E5"/>
    <w:rsid w:val="00BC6244"/>
    <w:rsid w:val="00BC6507"/>
    <w:rsid w:val="00BC7207"/>
    <w:rsid w:val="00BD085E"/>
    <w:rsid w:val="00BD0ED8"/>
    <w:rsid w:val="00BD31FD"/>
    <w:rsid w:val="00BD409E"/>
    <w:rsid w:val="00BD4152"/>
    <w:rsid w:val="00BD4585"/>
    <w:rsid w:val="00BD4E30"/>
    <w:rsid w:val="00BD5201"/>
    <w:rsid w:val="00BD56DF"/>
    <w:rsid w:val="00BD6B99"/>
    <w:rsid w:val="00BD7464"/>
    <w:rsid w:val="00BD782A"/>
    <w:rsid w:val="00BD7ADC"/>
    <w:rsid w:val="00BE010F"/>
    <w:rsid w:val="00BE0455"/>
    <w:rsid w:val="00BE491E"/>
    <w:rsid w:val="00BE51E8"/>
    <w:rsid w:val="00BE78A3"/>
    <w:rsid w:val="00BF0948"/>
    <w:rsid w:val="00BF09DF"/>
    <w:rsid w:val="00BF10CB"/>
    <w:rsid w:val="00BF1BBB"/>
    <w:rsid w:val="00BF1F02"/>
    <w:rsid w:val="00BF2F9B"/>
    <w:rsid w:val="00BF3B58"/>
    <w:rsid w:val="00BF4587"/>
    <w:rsid w:val="00BF4929"/>
    <w:rsid w:val="00BF6C55"/>
    <w:rsid w:val="00C0107B"/>
    <w:rsid w:val="00C01EC4"/>
    <w:rsid w:val="00C01F62"/>
    <w:rsid w:val="00C02D24"/>
    <w:rsid w:val="00C03291"/>
    <w:rsid w:val="00C0418F"/>
    <w:rsid w:val="00C04347"/>
    <w:rsid w:val="00C0505F"/>
    <w:rsid w:val="00C05A60"/>
    <w:rsid w:val="00C060BD"/>
    <w:rsid w:val="00C102E8"/>
    <w:rsid w:val="00C10A92"/>
    <w:rsid w:val="00C10E77"/>
    <w:rsid w:val="00C1207D"/>
    <w:rsid w:val="00C128C2"/>
    <w:rsid w:val="00C133FE"/>
    <w:rsid w:val="00C14EA0"/>
    <w:rsid w:val="00C14EA3"/>
    <w:rsid w:val="00C1595F"/>
    <w:rsid w:val="00C17044"/>
    <w:rsid w:val="00C207F9"/>
    <w:rsid w:val="00C22795"/>
    <w:rsid w:val="00C228EC"/>
    <w:rsid w:val="00C240C8"/>
    <w:rsid w:val="00C2414C"/>
    <w:rsid w:val="00C2478A"/>
    <w:rsid w:val="00C24A8B"/>
    <w:rsid w:val="00C24AFA"/>
    <w:rsid w:val="00C24B8B"/>
    <w:rsid w:val="00C2619E"/>
    <w:rsid w:val="00C263C7"/>
    <w:rsid w:val="00C26D27"/>
    <w:rsid w:val="00C27237"/>
    <w:rsid w:val="00C2729F"/>
    <w:rsid w:val="00C311CF"/>
    <w:rsid w:val="00C32345"/>
    <w:rsid w:val="00C326C2"/>
    <w:rsid w:val="00C36756"/>
    <w:rsid w:val="00C3712F"/>
    <w:rsid w:val="00C371CE"/>
    <w:rsid w:val="00C37635"/>
    <w:rsid w:val="00C3770C"/>
    <w:rsid w:val="00C412ED"/>
    <w:rsid w:val="00C41520"/>
    <w:rsid w:val="00C419A0"/>
    <w:rsid w:val="00C41DA4"/>
    <w:rsid w:val="00C43EB0"/>
    <w:rsid w:val="00C451AD"/>
    <w:rsid w:val="00C47266"/>
    <w:rsid w:val="00C5083C"/>
    <w:rsid w:val="00C51D66"/>
    <w:rsid w:val="00C52892"/>
    <w:rsid w:val="00C53D45"/>
    <w:rsid w:val="00C56AB6"/>
    <w:rsid w:val="00C56B24"/>
    <w:rsid w:val="00C56C0C"/>
    <w:rsid w:val="00C5712E"/>
    <w:rsid w:val="00C5763E"/>
    <w:rsid w:val="00C57B62"/>
    <w:rsid w:val="00C619FA"/>
    <w:rsid w:val="00C62CC6"/>
    <w:rsid w:val="00C63E0F"/>
    <w:rsid w:val="00C647BA"/>
    <w:rsid w:val="00C65EFF"/>
    <w:rsid w:val="00C668D9"/>
    <w:rsid w:val="00C669AE"/>
    <w:rsid w:val="00C66C31"/>
    <w:rsid w:val="00C67108"/>
    <w:rsid w:val="00C67886"/>
    <w:rsid w:val="00C67919"/>
    <w:rsid w:val="00C67CF3"/>
    <w:rsid w:val="00C7125B"/>
    <w:rsid w:val="00C71435"/>
    <w:rsid w:val="00C71550"/>
    <w:rsid w:val="00C729F4"/>
    <w:rsid w:val="00C733C1"/>
    <w:rsid w:val="00C73E44"/>
    <w:rsid w:val="00C73F6D"/>
    <w:rsid w:val="00C74153"/>
    <w:rsid w:val="00C754C2"/>
    <w:rsid w:val="00C76B39"/>
    <w:rsid w:val="00C80E7E"/>
    <w:rsid w:val="00C81531"/>
    <w:rsid w:val="00C8179F"/>
    <w:rsid w:val="00C84E05"/>
    <w:rsid w:val="00C85A01"/>
    <w:rsid w:val="00C86036"/>
    <w:rsid w:val="00C87257"/>
    <w:rsid w:val="00C91E00"/>
    <w:rsid w:val="00C926D5"/>
    <w:rsid w:val="00C93CA9"/>
    <w:rsid w:val="00C9422F"/>
    <w:rsid w:val="00C94BC7"/>
    <w:rsid w:val="00C966DB"/>
    <w:rsid w:val="00C96787"/>
    <w:rsid w:val="00C96A67"/>
    <w:rsid w:val="00C972E0"/>
    <w:rsid w:val="00C97B1D"/>
    <w:rsid w:val="00CA0610"/>
    <w:rsid w:val="00CA2D4E"/>
    <w:rsid w:val="00CA344E"/>
    <w:rsid w:val="00CA3935"/>
    <w:rsid w:val="00CA3D3F"/>
    <w:rsid w:val="00CA4593"/>
    <w:rsid w:val="00CA4F51"/>
    <w:rsid w:val="00CA613B"/>
    <w:rsid w:val="00CA68C9"/>
    <w:rsid w:val="00CA71B9"/>
    <w:rsid w:val="00CA75BA"/>
    <w:rsid w:val="00CA7B63"/>
    <w:rsid w:val="00CB352F"/>
    <w:rsid w:val="00CB3B94"/>
    <w:rsid w:val="00CB4113"/>
    <w:rsid w:val="00CB4E89"/>
    <w:rsid w:val="00CB597A"/>
    <w:rsid w:val="00CB5C72"/>
    <w:rsid w:val="00CB6E01"/>
    <w:rsid w:val="00CC248A"/>
    <w:rsid w:val="00CC3031"/>
    <w:rsid w:val="00CC3999"/>
    <w:rsid w:val="00CC4491"/>
    <w:rsid w:val="00CC47A4"/>
    <w:rsid w:val="00CC60FC"/>
    <w:rsid w:val="00CC6A3B"/>
    <w:rsid w:val="00CC6B71"/>
    <w:rsid w:val="00CD2DAF"/>
    <w:rsid w:val="00CD3128"/>
    <w:rsid w:val="00CD4CF9"/>
    <w:rsid w:val="00CD5ABA"/>
    <w:rsid w:val="00CD5E69"/>
    <w:rsid w:val="00CD6754"/>
    <w:rsid w:val="00CD6AA3"/>
    <w:rsid w:val="00CE1072"/>
    <w:rsid w:val="00CE18E4"/>
    <w:rsid w:val="00CE1BF2"/>
    <w:rsid w:val="00CE1F8C"/>
    <w:rsid w:val="00CE2B6B"/>
    <w:rsid w:val="00CE403A"/>
    <w:rsid w:val="00CE4F78"/>
    <w:rsid w:val="00CE5357"/>
    <w:rsid w:val="00CE638D"/>
    <w:rsid w:val="00CE715C"/>
    <w:rsid w:val="00CE7A11"/>
    <w:rsid w:val="00CF0083"/>
    <w:rsid w:val="00CF02CD"/>
    <w:rsid w:val="00CF2259"/>
    <w:rsid w:val="00CF25A9"/>
    <w:rsid w:val="00CF3070"/>
    <w:rsid w:val="00CF656E"/>
    <w:rsid w:val="00CF7507"/>
    <w:rsid w:val="00CF7B62"/>
    <w:rsid w:val="00D00C37"/>
    <w:rsid w:val="00D0123C"/>
    <w:rsid w:val="00D018E1"/>
    <w:rsid w:val="00D021F3"/>
    <w:rsid w:val="00D02EAB"/>
    <w:rsid w:val="00D03365"/>
    <w:rsid w:val="00D03B9D"/>
    <w:rsid w:val="00D052D9"/>
    <w:rsid w:val="00D06972"/>
    <w:rsid w:val="00D10CA9"/>
    <w:rsid w:val="00D117EC"/>
    <w:rsid w:val="00D11A67"/>
    <w:rsid w:val="00D11B5E"/>
    <w:rsid w:val="00D125C4"/>
    <w:rsid w:val="00D13A15"/>
    <w:rsid w:val="00D1442C"/>
    <w:rsid w:val="00D14B52"/>
    <w:rsid w:val="00D14DB4"/>
    <w:rsid w:val="00D15135"/>
    <w:rsid w:val="00D1517D"/>
    <w:rsid w:val="00D15AC9"/>
    <w:rsid w:val="00D15F2F"/>
    <w:rsid w:val="00D164FE"/>
    <w:rsid w:val="00D169A9"/>
    <w:rsid w:val="00D17825"/>
    <w:rsid w:val="00D208E0"/>
    <w:rsid w:val="00D22A95"/>
    <w:rsid w:val="00D231BA"/>
    <w:rsid w:val="00D235C3"/>
    <w:rsid w:val="00D23B97"/>
    <w:rsid w:val="00D24013"/>
    <w:rsid w:val="00D30FCC"/>
    <w:rsid w:val="00D318E3"/>
    <w:rsid w:val="00D31F9F"/>
    <w:rsid w:val="00D32765"/>
    <w:rsid w:val="00D32CD8"/>
    <w:rsid w:val="00D33BD0"/>
    <w:rsid w:val="00D34100"/>
    <w:rsid w:val="00D345F3"/>
    <w:rsid w:val="00D35019"/>
    <w:rsid w:val="00D35535"/>
    <w:rsid w:val="00D35663"/>
    <w:rsid w:val="00D357A6"/>
    <w:rsid w:val="00D36301"/>
    <w:rsid w:val="00D366B2"/>
    <w:rsid w:val="00D36881"/>
    <w:rsid w:val="00D36D23"/>
    <w:rsid w:val="00D37B46"/>
    <w:rsid w:val="00D37F00"/>
    <w:rsid w:val="00D37FA3"/>
    <w:rsid w:val="00D40E0D"/>
    <w:rsid w:val="00D44014"/>
    <w:rsid w:val="00D45DA3"/>
    <w:rsid w:val="00D47C15"/>
    <w:rsid w:val="00D506F8"/>
    <w:rsid w:val="00D50F87"/>
    <w:rsid w:val="00D514FE"/>
    <w:rsid w:val="00D51657"/>
    <w:rsid w:val="00D51C47"/>
    <w:rsid w:val="00D51D2A"/>
    <w:rsid w:val="00D523F5"/>
    <w:rsid w:val="00D52418"/>
    <w:rsid w:val="00D52F02"/>
    <w:rsid w:val="00D54286"/>
    <w:rsid w:val="00D5436E"/>
    <w:rsid w:val="00D55209"/>
    <w:rsid w:val="00D56073"/>
    <w:rsid w:val="00D5666A"/>
    <w:rsid w:val="00D56ADD"/>
    <w:rsid w:val="00D56E59"/>
    <w:rsid w:val="00D570A5"/>
    <w:rsid w:val="00D60137"/>
    <w:rsid w:val="00D60235"/>
    <w:rsid w:val="00D60DC9"/>
    <w:rsid w:val="00D61530"/>
    <w:rsid w:val="00D620E5"/>
    <w:rsid w:val="00D623BD"/>
    <w:rsid w:val="00D638BC"/>
    <w:rsid w:val="00D63E09"/>
    <w:rsid w:val="00D64E13"/>
    <w:rsid w:val="00D65454"/>
    <w:rsid w:val="00D65A69"/>
    <w:rsid w:val="00D65B8E"/>
    <w:rsid w:val="00D66307"/>
    <w:rsid w:val="00D66CF3"/>
    <w:rsid w:val="00D66DA5"/>
    <w:rsid w:val="00D71326"/>
    <w:rsid w:val="00D755AD"/>
    <w:rsid w:val="00D76D1F"/>
    <w:rsid w:val="00D80582"/>
    <w:rsid w:val="00D80BB6"/>
    <w:rsid w:val="00D82188"/>
    <w:rsid w:val="00D828BE"/>
    <w:rsid w:val="00D8310B"/>
    <w:rsid w:val="00D832B0"/>
    <w:rsid w:val="00D85B2F"/>
    <w:rsid w:val="00D86602"/>
    <w:rsid w:val="00D86712"/>
    <w:rsid w:val="00D86C8B"/>
    <w:rsid w:val="00D87953"/>
    <w:rsid w:val="00D90695"/>
    <w:rsid w:val="00D90DA6"/>
    <w:rsid w:val="00D92D24"/>
    <w:rsid w:val="00D92D90"/>
    <w:rsid w:val="00D9425C"/>
    <w:rsid w:val="00D94900"/>
    <w:rsid w:val="00D95B51"/>
    <w:rsid w:val="00D9646E"/>
    <w:rsid w:val="00D96527"/>
    <w:rsid w:val="00D96A11"/>
    <w:rsid w:val="00DA12A3"/>
    <w:rsid w:val="00DA4562"/>
    <w:rsid w:val="00DA4F73"/>
    <w:rsid w:val="00DA74DB"/>
    <w:rsid w:val="00DB0200"/>
    <w:rsid w:val="00DB0DB7"/>
    <w:rsid w:val="00DB19E4"/>
    <w:rsid w:val="00DB22D0"/>
    <w:rsid w:val="00DB2756"/>
    <w:rsid w:val="00DB2B76"/>
    <w:rsid w:val="00DB4717"/>
    <w:rsid w:val="00DB5781"/>
    <w:rsid w:val="00DB67FC"/>
    <w:rsid w:val="00DB75DD"/>
    <w:rsid w:val="00DC012D"/>
    <w:rsid w:val="00DC0212"/>
    <w:rsid w:val="00DC0587"/>
    <w:rsid w:val="00DC1448"/>
    <w:rsid w:val="00DC16AF"/>
    <w:rsid w:val="00DC223D"/>
    <w:rsid w:val="00DC2FF7"/>
    <w:rsid w:val="00DC3D28"/>
    <w:rsid w:val="00DC544C"/>
    <w:rsid w:val="00DC5CFE"/>
    <w:rsid w:val="00DC60F7"/>
    <w:rsid w:val="00DC6A90"/>
    <w:rsid w:val="00DC6B2A"/>
    <w:rsid w:val="00DC6FE6"/>
    <w:rsid w:val="00DC7069"/>
    <w:rsid w:val="00DC7A02"/>
    <w:rsid w:val="00DC7B98"/>
    <w:rsid w:val="00DC7BAA"/>
    <w:rsid w:val="00DD0084"/>
    <w:rsid w:val="00DD1322"/>
    <w:rsid w:val="00DD1D5A"/>
    <w:rsid w:val="00DD2F06"/>
    <w:rsid w:val="00DD324B"/>
    <w:rsid w:val="00DD3DAF"/>
    <w:rsid w:val="00DD5535"/>
    <w:rsid w:val="00DD63DC"/>
    <w:rsid w:val="00DD7A86"/>
    <w:rsid w:val="00DD7CC8"/>
    <w:rsid w:val="00DE1A41"/>
    <w:rsid w:val="00DE1F91"/>
    <w:rsid w:val="00DE31CD"/>
    <w:rsid w:val="00DE5D3E"/>
    <w:rsid w:val="00DE7B72"/>
    <w:rsid w:val="00DF01B5"/>
    <w:rsid w:val="00DF186E"/>
    <w:rsid w:val="00DF1888"/>
    <w:rsid w:val="00DF21F3"/>
    <w:rsid w:val="00DF28FB"/>
    <w:rsid w:val="00DF3C95"/>
    <w:rsid w:val="00DF3CA5"/>
    <w:rsid w:val="00DF3EC0"/>
    <w:rsid w:val="00DF5F0A"/>
    <w:rsid w:val="00DF6BF0"/>
    <w:rsid w:val="00DF6E4A"/>
    <w:rsid w:val="00DF6F75"/>
    <w:rsid w:val="00DF7303"/>
    <w:rsid w:val="00DF7F88"/>
    <w:rsid w:val="00E01608"/>
    <w:rsid w:val="00E039AD"/>
    <w:rsid w:val="00E04438"/>
    <w:rsid w:val="00E055DA"/>
    <w:rsid w:val="00E05833"/>
    <w:rsid w:val="00E06623"/>
    <w:rsid w:val="00E06B0F"/>
    <w:rsid w:val="00E11692"/>
    <w:rsid w:val="00E1197D"/>
    <w:rsid w:val="00E11B91"/>
    <w:rsid w:val="00E144DC"/>
    <w:rsid w:val="00E14BA2"/>
    <w:rsid w:val="00E15A90"/>
    <w:rsid w:val="00E216EE"/>
    <w:rsid w:val="00E22A0E"/>
    <w:rsid w:val="00E235C4"/>
    <w:rsid w:val="00E262A4"/>
    <w:rsid w:val="00E2702D"/>
    <w:rsid w:val="00E276E5"/>
    <w:rsid w:val="00E30132"/>
    <w:rsid w:val="00E30A4B"/>
    <w:rsid w:val="00E30B58"/>
    <w:rsid w:val="00E30F69"/>
    <w:rsid w:val="00E30FCB"/>
    <w:rsid w:val="00E315BF"/>
    <w:rsid w:val="00E31EC7"/>
    <w:rsid w:val="00E323A6"/>
    <w:rsid w:val="00E32E7D"/>
    <w:rsid w:val="00E34762"/>
    <w:rsid w:val="00E34DFE"/>
    <w:rsid w:val="00E3538F"/>
    <w:rsid w:val="00E35739"/>
    <w:rsid w:val="00E366EA"/>
    <w:rsid w:val="00E374EA"/>
    <w:rsid w:val="00E375EC"/>
    <w:rsid w:val="00E406D8"/>
    <w:rsid w:val="00E40CA3"/>
    <w:rsid w:val="00E428C4"/>
    <w:rsid w:val="00E42FD2"/>
    <w:rsid w:val="00E43189"/>
    <w:rsid w:val="00E436EF"/>
    <w:rsid w:val="00E45721"/>
    <w:rsid w:val="00E46AB8"/>
    <w:rsid w:val="00E479C3"/>
    <w:rsid w:val="00E5098A"/>
    <w:rsid w:val="00E5102E"/>
    <w:rsid w:val="00E520D2"/>
    <w:rsid w:val="00E548CB"/>
    <w:rsid w:val="00E54FBD"/>
    <w:rsid w:val="00E5642B"/>
    <w:rsid w:val="00E5732B"/>
    <w:rsid w:val="00E61AAB"/>
    <w:rsid w:val="00E61B01"/>
    <w:rsid w:val="00E6237D"/>
    <w:rsid w:val="00E643BE"/>
    <w:rsid w:val="00E65FEC"/>
    <w:rsid w:val="00E66216"/>
    <w:rsid w:val="00E67C13"/>
    <w:rsid w:val="00E70180"/>
    <w:rsid w:val="00E70B68"/>
    <w:rsid w:val="00E71008"/>
    <w:rsid w:val="00E7137D"/>
    <w:rsid w:val="00E713C7"/>
    <w:rsid w:val="00E739FD"/>
    <w:rsid w:val="00E73B15"/>
    <w:rsid w:val="00E74581"/>
    <w:rsid w:val="00E74BD9"/>
    <w:rsid w:val="00E7508E"/>
    <w:rsid w:val="00E75205"/>
    <w:rsid w:val="00E75220"/>
    <w:rsid w:val="00E7605B"/>
    <w:rsid w:val="00E767FF"/>
    <w:rsid w:val="00E83368"/>
    <w:rsid w:val="00E836B9"/>
    <w:rsid w:val="00E83B05"/>
    <w:rsid w:val="00E845CD"/>
    <w:rsid w:val="00E856CF"/>
    <w:rsid w:val="00E8730E"/>
    <w:rsid w:val="00E90AFD"/>
    <w:rsid w:val="00E9128D"/>
    <w:rsid w:val="00E9262E"/>
    <w:rsid w:val="00E92AD5"/>
    <w:rsid w:val="00E92F63"/>
    <w:rsid w:val="00E94222"/>
    <w:rsid w:val="00E94541"/>
    <w:rsid w:val="00E945F4"/>
    <w:rsid w:val="00E94F00"/>
    <w:rsid w:val="00E95D0B"/>
    <w:rsid w:val="00EA24AB"/>
    <w:rsid w:val="00EA2CE0"/>
    <w:rsid w:val="00EA35FC"/>
    <w:rsid w:val="00EA383E"/>
    <w:rsid w:val="00EA49BB"/>
    <w:rsid w:val="00EA53F9"/>
    <w:rsid w:val="00EA61EE"/>
    <w:rsid w:val="00EA633B"/>
    <w:rsid w:val="00EA74D3"/>
    <w:rsid w:val="00EA7591"/>
    <w:rsid w:val="00EB0C7F"/>
    <w:rsid w:val="00EB1A5B"/>
    <w:rsid w:val="00EB221F"/>
    <w:rsid w:val="00EB22B3"/>
    <w:rsid w:val="00EB2425"/>
    <w:rsid w:val="00EB33ED"/>
    <w:rsid w:val="00EB35AE"/>
    <w:rsid w:val="00EB363A"/>
    <w:rsid w:val="00EB569F"/>
    <w:rsid w:val="00EB5994"/>
    <w:rsid w:val="00EB5EC0"/>
    <w:rsid w:val="00EB79B2"/>
    <w:rsid w:val="00EB7FF8"/>
    <w:rsid w:val="00EC0F82"/>
    <w:rsid w:val="00EC1497"/>
    <w:rsid w:val="00EC149C"/>
    <w:rsid w:val="00EC15CA"/>
    <w:rsid w:val="00EC1AD0"/>
    <w:rsid w:val="00EC1F8A"/>
    <w:rsid w:val="00EC1FA7"/>
    <w:rsid w:val="00EC42C3"/>
    <w:rsid w:val="00EC4EBB"/>
    <w:rsid w:val="00EC568D"/>
    <w:rsid w:val="00EC65FF"/>
    <w:rsid w:val="00EC6DC5"/>
    <w:rsid w:val="00EC727F"/>
    <w:rsid w:val="00EC7B93"/>
    <w:rsid w:val="00ED1CAB"/>
    <w:rsid w:val="00ED1F50"/>
    <w:rsid w:val="00ED24CB"/>
    <w:rsid w:val="00ED2FCC"/>
    <w:rsid w:val="00ED3096"/>
    <w:rsid w:val="00ED3985"/>
    <w:rsid w:val="00ED3C33"/>
    <w:rsid w:val="00ED5F26"/>
    <w:rsid w:val="00ED6B55"/>
    <w:rsid w:val="00ED71F5"/>
    <w:rsid w:val="00ED75CD"/>
    <w:rsid w:val="00ED7BC0"/>
    <w:rsid w:val="00EE042A"/>
    <w:rsid w:val="00EE0636"/>
    <w:rsid w:val="00EE0932"/>
    <w:rsid w:val="00EE1036"/>
    <w:rsid w:val="00EE10E3"/>
    <w:rsid w:val="00EE1259"/>
    <w:rsid w:val="00EE1305"/>
    <w:rsid w:val="00EE1355"/>
    <w:rsid w:val="00EE24DC"/>
    <w:rsid w:val="00EE27D7"/>
    <w:rsid w:val="00EE27E4"/>
    <w:rsid w:val="00EE2B5C"/>
    <w:rsid w:val="00EE3110"/>
    <w:rsid w:val="00EE45F4"/>
    <w:rsid w:val="00EE4A6B"/>
    <w:rsid w:val="00EE6020"/>
    <w:rsid w:val="00EE60C5"/>
    <w:rsid w:val="00EE6866"/>
    <w:rsid w:val="00EE72BE"/>
    <w:rsid w:val="00EE77C8"/>
    <w:rsid w:val="00EF1854"/>
    <w:rsid w:val="00EF2C01"/>
    <w:rsid w:val="00EF3921"/>
    <w:rsid w:val="00EF4A63"/>
    <w:rsid w:val="00EF53CB"/>
    <w:rsid w:val="00EF6274"/>
    <w:rsid w:val="00EF64FB"/>
    <w:rsid w:val="00EF7320"/>
    <w:rsid w:val="00F00D62"/>
    <w:rsid w:val="00F01DC1"/>
    <w:rsid w:val="00F025DF"/>
    <w:rsid w:val="00F04085"/>
    <w:rsid w:val="00F04434"/>
    <w:rsid w:val="00F04CF3"/>
    <w:rsid w:val="00F06343"/>
    <w:rsid w:val="00F078C8"/>
    <w:rsid w:val="00F07E7B"/>
    <w:rsid w:val="00F12B9D"/>
    <w:rsid w:val="00F14126"/>
    <w:rsid w:val="00F14789"/>
    <w:rsid w:val="00F14B1B"/>
    <w:rsid w:val="00F14BCB"/>
    <w:rsid w:val="00F14C71"/>
    <w:rsid w:val="00F151EC"/>
    <w:rsid w:val="00F15E7D"/>
    <w:rsid w:val="00F16AF3"/>
    <w:rsid w:val="00F16DAA"/>
    <w:rsid w:val="00F17C99"/>
    <w:rsid w:val="00F20AD8"/>
    <w:rsid w:val="00F20DC8"/>
    <w:rsid w:val="00F21E6D"/>
    <w:rsid w:val="00F2318E"/>
    <w:rsid w:val="00F233E6"/>
    <w:rsid w:val="00F236F5"/>
    <w:rsid w:val="00F23905"/>
    <w:rsid w:val="00F23D67"/>
    <w:rsid w:val="00F24A58"/>
    <w:rsid w:val="00F24B75"/>
    <w:rsid w:val="00F25C75"/>
    <w:rsid w:val="00F273B0"/>
    <w:rsid w:val="00F27494"/>
    <w:rsid w:val="00F275E5"/>
    <w:rsid w:val="00F27ADF"/>
    <w:rsid w:val="00F30082"/>
    <w:rsid w:val="00F3078A"/>
    <w:rsid w:val="00F30D4F"/>
    <w:rsid w:val="00F31603"/>
    <w:rsid w:val="00F35015"/>
    <w:rsid w:val="00F35AD2"/>
    <w:rsid w:val="00F363D8"/>
    <w:rsid w:val="00F363EB"/>
    <w:rsid w:val="00F36782"/>
    <w:rsid w:val="00F41080"/>
    <w:rsid w:val="00F411FE"/>
    <w:rsid w:val="00F42040"/>
    <w:rsid w:val="00F42453"/>
    <w:rsid w:val="00F42586"/>
    <w:rsid w:val="00F4273C"/>
    <w:rsid w:val="00F446E1"/>
    <w:rsid w:val="00F44795"/>
    <w:rsid w:val="00F45120"/>
    <w:rsid w:val="00F45179"/>
    <w:rsid w:val="00F453CB"/>
    <w:rsid w:val="00F466E2"/>
    <w:rsid w:val="00F50246"/>
    <w:rsid w:val="00F50671"/>
    <w:rsid w:val="00F50BE3"/>
    <w:rsid w:val="00F50D17"/>
    <w:rsid w:val="00F5168C"/>
    <w:rsid w:val="00F52B80"/>
    <w:rsid w:val="00F52CD3"/>
    <w:rsid w:val="00F53ABC"/>
    <w:rsid w:val="00F5549E"/>
    <w:rsid w:val="00F55829"/>
    <w:rsid w:val="00F56F84"/>
    <w:rsid w:val="00F570BE"/>
    <w:rsid w:val="00F57186"/>
    <w:rsid w:val="00F6026A"/>
    <w:rsid w:val="00F61BA0"/>
    <w:rsid w:val="00F61F7A"/>
    <w:rsid w:val="00F6507E"/>
    <w:rsid w:val="00F65D74"/>
    <w:rsid w:val="00F669D4"/>
    <w:rsid w:val="00F66C31"/>
    <w:rsid w:val="00F70051"/>
    <w:rsid w:val="00F709FF"/>
    <w:rsid w:val="00F70E28"/>
    <w:rsid w:val="00F72AD0"/>
    <w:rsid w:val="00F73259"/>
    <w:rsid w:val="00F735C9"/>
    <w:rsid w:val="00F740F8"/>
    <w:rsid w:val="00F7566E"/>
    <w:rsid w:val="00F76233"/>
    <w:rsid w:val="00F76271"/>
    <w:rsid w:val="00F76A75"/>
    <w:rsid w:val="00F77A53"/>
    <w:rsid w:val="00F80212"/>
    <w:rsid w:val="00F810EE"/>
    <w:rsid w:val="00F8142F"/>
    <w:rsid w:val="00F81E6F"/>
    <w:rsid w:val="00F82756"/>
    <w:rsid w:val="00F82F94"/>
    <w:rsid w:val="00F83051"/>
    <w:rsid w:val="00F83222"/>
    <w:rsid w:val="00F835C6"/>
    <w:rsid w:val="00F838E7"/>
    <w:rsid w:val="00F8650A"/>
    <w:rsid w:val="00F873F8"/>
    <w:rsid w:val="00F87799"/>
    <w:rsid w:val="00F87B62"/>
    <w:rsid w:val="00F90DDF"/>
    <w:rsid w:val="00F913AB"/>
    <w:rsid w:val="00F918A3"/>
    <w:rsid w:val="00F95C18"/>
    <w:rsid w:val="00F9650E"/>
    <w:rsid w:val="00F96688"/>
    <w:rsid w:val="00F967C8"/>
    <w:rsid w:val="00F96A93"/>
    <w:rsid w:val="00F96B7E"/>
    <w:rsid w:val="00F972CF"/>
    <w:rsid w:val="00F97C24"/>
    <w:rsid w:val="00FA002C"/>
    <w:rsid w:val="00FA0976"/>
    <w:rsid w:val="00FA22B9"/>
    <w:rsid w:val="00FA234B"/>
    <w:rsid w:val="00FA3A75"/>
    <w:rsid w:val="00FA45CF"/>
    <w:rsid w:val="00FA49A7"/>
    <w:rsid w:val="00FA537D"/>
    <w:rsid w:val="00FA6D03"/>
    <w:rsid w:val="00FA7EE7"/>
    <w:rsid w:val="00FB1468"/>
    <w:rsid w:val="00FB1D48"/>
    <w:rsid w:val="00FB22CE"/>
    <w:rsid w:val="00FB2454"/>
    <w:rsid w:val="00FB48EA"/>
    <w:rsid w:val="00FB585E"/>
    <w:rsid w:val="00FB6C74"/>
    <w:rsid w:val="00FC019C"/>
    <w:rsid w:val="00FC33EA"/>
    <w:rsid w:val="00FC3709"/>
    <w:rsid w:val="00FC3B80"/>
    <w:rsid w:val="00FC3E36"/>
    <w:rsid w:val="00FC4911"/>
    <w:rsid w:val="00FC4B8E"/>
    <w:rsid w:val="00FD0051"/>
    <w:rsid w:val="00FD0B60"/>
    <w:rsid w:val="00FD20E2"/>
    <w:rsid w:val="00FD284F"/>
    <w:rsid w:val="00FD29EF"/>
    <w:rsid w:val="00FD2AE9"/>
    <w:rsid w:val="00FD3390"/>
    <w:rsid w:val="00FD4E8E"/>
    <w:rsid w:val="00FD562A"/>
    <w:rsid w:val="00FD5C77"/>
    <w:rsid w:val="00FD782D"/>
    <w:rsid w:val="00FD7853"/>
    <w:rsid w:val="00FE2017"/>
    <w:rsid w:val="00FE277C"/>
    <w:rsid w:val="00FE2A1B"/>
    <w:rsid w:val="00FE2F5C"/>
    <w:rsid w:val="00FE33B6"/>
    <w:rsid w:val="00FE4AE2"/>
    <w:rsid w:val="00FE4D70"/>
    <w:rsid w:val="00FE6299"/>
    <w:rsid w:val="00FE7375"/>
    <w:rsid w:val="00FE7F46"/>
    <w:rsid w:val="00FF08AF"/>
    <w:rsid w:val="00FF1772"/>
    <w:rsid w:val="00FF4359"/>
    <w:rsid w:val="00FF492B"/>
    <w:rsid w:val="00FF4D72"/>
    <w:rsid w:val="00FF4F34"/>
    <w:rsid w:val="00FF6213"/>
    <w:rsid w:val="00FF71FF"/>
    <w:rsid w:val="00FF78EC"/>
    <w:rsid w:val="2C9225F1"/>
    <w:rsid w:val="44D65E82"/>
    <w:rsid w:val="55E387C1"/>
    <w:rsid w:val="6AEBC2E1"/>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307D1CBF-1A40-4246-8FD0-360CD5D0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9453F"/>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val="nl-BE"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4"/>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4"/>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4"/>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4"/>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4"/>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Arial" w:eastAsia="Times New Roman" w:hAnsi="Arial" w:cs="Times New Roman"/>
      <w:b/>
      <w:bCs/>
      <w:szCs w:val="28"/>
      <w:lang w:val="nl-NL" w:eastAsia="nl-NL"/>
    </w:rPr>
  </w:style>
  <w:style w:type="character" w:customStyle="1" w:styleId="Kop5Char">
    <w:name w:val="Kop 5 Char"/>
    <w:basedOn w:val="Standaardalinea-lettertype"/>
    <w:link w:val="Kop5"/>
    <w:rsid w:val="000772E4"/>
    <w:rPr>
      <w:rFonts w:ascii="Arial" w:eastAsia="Times New Roman" w:hAnsi="Arial" w:cs="Times New Roman"/>
      <w:b/>
      <w:bCs/>
      <w:i/>
      <w:iCs/>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sz w:val="24"/>
      <w:szCs w:val="24"/>
      <w:lang w:val="nl-NL" w:eastAsia="nl-NL"/>
    </w:rPr>
  </w:style>
  <w:style w:type="character" w:customStyle="1" w:styleId="Kop9Char">
    <w:name w:val="Kop 9 Char"/>
    <w:basedOn w:val="Standaardalinea-lettertype"/>
    <w:link w:val="Kop9"/>
    <w:rsid w:val="000772E4"/>
    <w:rPr>
      <w:rFonts w:ascii="Arial" w:eastAsia="Times New Roman" w:hAnsi="Arial" w:cs="Arial"/>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140CFF"/>
    <w:rPr>
      <w:color w:val="605E5C"/>
      <w:shd w:val="clear" w:color="auto" w:fill="E1DFDD"/>
    </w:rPr>
  </w:style>
  <w:style w:type="character" w:styleId="GevolgdeHyperlink">
    <w:name w:val="FollowedHyperlink"/>
    <w:basedOn w:val="Standaardalinea-lettertype"/>
    <w:uiPriority w:val="99"/>
    <w:semiHidden/>
    <w:unhideWhenUsed/>
    <w:rsid w:val="000202E4"/>
    <w:rPr>
      <w:color w:val="800080" w:themeColor="followedHyperlink"/>
      <w:u w:val="single"/>
    </w:rPr>
  </w:style>
  <w:style w:type="paragraph" w:styleId="Bijschrift">
    <w:name w:val="caption"/>
    <w:basedOn w:val="Standaard"/>
    <w:next w:val="Standaard"/>
    <w:uiPriority w:val="35"/>
    <w:unhideWhenUsed/>
    <w:qFormat/>
    <w:rsid w:val="004612F7"/>
    <w:pPr>
      <w:spacing w:after="200"/>
    </w:pPr>
    <w:rPr>
      <w:i/>
      <w:iCs/>
      <w:color w:val="1F497D" w:themeColor="text2"/>
      <w:sz w:val="18"/>
      <w:szCs w:val="18"/>
    </w:rPr>
  </w:style>
  <w:style w:type="character" w:styleId="Intensievebenadrukking">
    <w:name w:val="Intense Emphasis"/>
    <w:basedOn w:val="Standaardalinea-lettertype"/>
    <w:uiPriority w:val="21"/>
    <w:qFormat/>
    <w:rsid w:val="002B5A11"/>
    <w:rPr>
      <w:i/>
      <w:iCs/>
      <w:color w:val="4F81BD" w:themeColor="accent1"/>
    </w:rPr>
  </w:style>
  <w:style w:type="paragraph" w:styleId="Lijstalinea">
    <w:name w:val="List Paragraph"/>
    <w:basedOn w:val="Standaard"/>
    <w:uiPriority w:val="34"/>
    <w:qFormat/>
    <w:rsid w:val="0081246A"/>
    <w:pPr>
      <w:ind w:left="720"/>
      <w:contextualSpacing/>
    </w:pPr>
  </w:style>
  <w:style w:type="table" w:styleId="Onopgemaaktetabel5">
    <w:name w:val="Plain Table 5"/>
    <w:basedOn w:val="Standaardtabel"/>
    <w:uiPriority w:val="45"/>
    <w:rsid w:val="00810F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ie">
    <w:name w:val="Bibliography"/>
    <w:basedOn w:val="Standaard"/>
    <w:next w:val="Standaard"/>
    <w:uiPriority w:val="37"/>
    <w:unhideWhenUsed/>
    <w:rsid w:val="0014591C"/>
    <w:pPr>
      <w:spacing w:after="160" w:line="259" w:lineRule="auto"/>
      <w:jc w:val="left"/>
    </w:pPr>
    <w:rPr>
      <w:rFonts w:asciiTheme="minorHAnsi" w:eastAsiaTheme="minorHAnsi" w:hAnsiTheme="minorHAnsi" w:cstheme="minorBidi"/>
      <w:color w:val="auto"/>
      <w:kern w:val="2"/>
      <w:szCs w:val="22"/>
      <w:lang w:val="nl-BE"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03295">
      <w:bodyDiv w:val="1"/>
      <w:marLeft w:val="0"/>
      <w:marRight w:val="0"/>
      <w:marTop w:val="0"/>
      <w:marBottom w:val="0"/>
      <w:divBdr>
        <w:top w:val="none" w:sz="0" w:space="0" w:color="auto"/>
        <w:left w:val="none" w:sz="0" w:space="0" w:color="auto"/>
        <w:bottom w:val="none" w:sz="0" w:space="0" w:color="auto"/>
        <w:right w:val="none" w:sz="0" w:space="0" w:color="auto"/>
      </w:divBdr>
      <w:divsChild>
        <w:div w:id="1410037158">
          <w:marLeft w:val="0"/>
          <w:marRight w:val="0"/>
          <w:marTop w:val="0"/>
          <w:marBottom w:val="0"/>
          <w:divBdr>
            <w:top w:val="none" w:sz="0" w:space="0" w:color="auto"/>
            <w:left w:val="none" w:sz="0" w:space="0" w:color="auto"/>
            <w:bottom w:val="none" w:sz="0" w:space="0" w:color="auto"/>
            <w:right w:val="none" w:sz="0" w:space="0" w:color="auto"/>
          </w:divBdr>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32794521">
      <w:bodyDiv w:val="1"/>
      <w:marLeft w:val="0"/>
      <w:marRight w:val="0"/>
      <w:marTop w:val="0"/>
      <w:marBottom w:val="0"/>
      <w:divBdr>
        <w:top w:val="none" w:sz="0" w:space="0" w:color="auto"/>
        <w:left w:val="none" w:sz="0" w:space="0" w:color="auto"/>
        <w:bottom w:val="none" w:sz="0" w:space="0" w:color="auto"/>
        <w:right w:val="none" w:sz="0" w:space="0" w:color="auto"/>
      </w:divBdr>
    </w:div>
    <w:div w:id="221722227">
      <w:bodyDiv w:val="1"/>
      <w:marLeft w:val="0"/>
      <w:marRight w:val="0"/>
      <w:marTop w:val="0"/>
      <w:marBottom w:val="0"/>
      <w:divBdr>
        <w:top w:val="none" w:sz="0" w:space="0" w:color="auto"/>
        <w:left w:val="none" w:sz="0" w:space="0" w:color="auto"/>
        <w:bottom w:val="none" w:sz="0" w:space="0" w:color="auto"/>
        <w:right w:val="none" w:sz="0" w:space="0" w:color="auto"/>
      </w:divBdr>
    </w:div>
    <w:div w:id="300890736">
      <w:bodyDiv w:val="1"/>
      <w:marLeft w:val="0"/>
      <w:marRight w:val="0"/>
      <w:marTop w:val="0"/>
      <w:marBottom w:val="0"/>
      <w:divBdr>
        <w:top w:val="none" w:sz="0" w:space="0" w:color="auto"/>
        <w:left w:val="none" w:sz="0" w:space="0" w:color="auto"/>
        <w:bottom w:val="none" w:sz="0" w:space="0" w:color="auto"/>
        <w:right w:val="none" w:sz="0" w:space="0" w:color="auto"/>
      </w:divBdr>
    </w:div>
    <w:div w:id="461189832">
      <w:bodyDiv w:val="1"/>
      <w:marLeft w:val="0"/>
      <w:marRight w:val="0"/>
      <w:marTop w:val="0"/>
      <w:marBottom w:val="0"/>
      <w:divBdr>
        <w:top w:val="none" w:sz="0" w:space="0" w:color="auto"/>
        <w:left w:val="none" w:sz="0" w:space="0" w:color="auto"/>
        <w:bottom w:val="none" w:sz="0" w:space="0" w:color="auto"/>
        <w:right w:val="none" w:sz="0" w:space="0" w:color="auto"/>
      </w:divBdr>
    </w:div>
    <w:div w:id="668605873">
      <w:bodyDiv w:val="1"/>
      <w:marLeft w:val="0"/>
      <w:marRight w:val="0"/>
      <w:marTop w:val="0"/>
      <w:marBottom w:val="0"/>
      <w:divBdr>
        <w:top w:val="none" w:sz="0" w:space="0" w:color="auto"/>
        <w:left w:val="none" w:sz="0" w:space="0" w:color="auto"/>
        <w:bottom w:val="none" w:sz="0" w:space="0" w:color="auto"/>
        <w:right w:val="none" w:sz="0" w:space="0" w:color="auto"/>
      </w:divBdr>
    </w:div>
    <w:div w:id="753359414">
      <w:bodyDiv w:val="1"/>
      <w:marLeft w:val="0"/>
      <w:marRight w:val="0"/>
      <w:marTop w:val="0"/>
      <w:marBottom w:val="0"/>
      <w:divBdr>
        <w:top w:val="none" w:sz="0" w:space="0" w:color="auto"/>
        <w:left w:val="none" w:sz="0" w:space="0" w:color="auto"/>
        <w:bottom w:val="none" w:sz="0" w:space="0" w:color="auto"/>
        <w:right w:val="none" w:sz="0" w:space="0" w:color="auto"/>
      </w:divBdr>
    </w:div>
    <w:div w:id="861435779">
      <w:bodyDiv w:val="1"/>
      <w:marLeft w:val="0"/>
      <w:marRight w:val="0"/>
      <w:marTop w:val="0"/>
      <w:marBottom w:val="0"/>
      <w:divBdr>
        <w:top w:val="none" w:sz="0" w:space="0" w:color="auto"/>
        <w:left w:val="none" w:sz="0" w:space="0" w:color="auto"/>
        <w:bottom w:val="none" w:sz="0" w:space="0" w:color="auto"/>
        <w:right w:val="none" w:sz="0" w:space="0" w:color="auto"/>
      </w:divBdr>
    </w:div>
    <w:div w:id="896167220">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70281919">
      <w:bodyDiv w:val="1"/>
      <w:marLeft w:val="0"/>
      <w:marRight w:val="0"/>
      <w:marTop w:val="0"/>
      <w:marBottom w:val="0"/>
      <w:divBdr>
        <w:top w:val="none" w:sz="0" w:space="0" w:color="auto"/>
        <w:left w:val="none" w:sz="0" w:space="0" w:color="auto"/>
        <w:bottom w:val="none" w:sz="0" w:space="0" w:color="auto"/>
        <w:right w:val="none" w:sz="0" w:space="0" w:color="auto"/>
      </w:divBdr>
    </w:div>
    <w:div w:id="972367751">
      <w:bodyDiv w:val="1"/>
      <w:marLeft w:val="0"/>
      <w:marRight w:val="0"/>
      <w:marTop w:val="0"/>
      <w:marBottom w:val="0"/>
      <w:divBdr>
        <w:top w:val="none" w:sz="0" w:space="0" w:color="auto"/>
        <w:left w:val="none" w:sz="0" w:space="0" w:color="auto"/>
        <w:bottom w:val="none" w:sz="0" w:space="0" w:color="auto"/>
        <w:right w:val="none" w:sz="0" w:space="0" w:color="auto"/>
      </w:divBdr>
    </w:div>
    <w:div w:id="1083604187">
      <w:bodyDiv w:val="1"/>
      <w:marLeft w:val="0"/>
      <w:marRight w:val="0"/>
      <w:marTop w:val="0"/>
      <w:marBottom w:val="0"/>
      <w:divBdr>
        <w:top w:val="none" w:sz="0" w:space="0" w:color="auto"/>
        <w:left w:val="none" w:sz="0" w:space="0" w:color="auto"/>
        <w:bottom w:val="none" w:sz="0" w:space="0" w:color="auto"/>
        <w:right w:val="none" w:sz="0" w:space="0" w:color="auto"/>
      </w:divBdr>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99272925">
      <w:bodyDiv w:val="1"/>
      <w:marLeft w:val="0"/>
      <w:marRight w:val="0"/>
      <w:marTop w:val="0"/>
      <w:marBottom w:val="0"/>
      <w:divBdr>
        <w:top w:val="none" w:sz="0" w:space="0" w:color="auto"/>
        <w:left w:val="none" w:sz="0" w:space="0" w:color="auto"/>
        <w:bottom w:val="none" w:sz="0" w:space="0" w:color="auto"/>
        <w:right w:val="none" w:sz="0" w:space="0" w:color="auto"/>
      </w:divBdr>
    </w:div>
    <w:div w:id="1277063036">
      <w:bodyDiv w:val="1"/>
      <w:marLeft w:val="0"/>
      <w:marRight w:val="0"/>
      <w:marTop w:val="0"/>
      <w:marBottom w:val="0"/>
      <w:divBdr>
        <w:top w:val="none" w:sz="0" w:space="0" w:color="auto"/>
        <w:left w:val="none" w:sz="0" w:space="0" w:color="auto"/>
        <w:bottom w:val="none" w:sz="0" w:space="0" w:color="auto"/>
        <w:right w:val="none" w:sz="0" w:space="0" w:color="auto"/>
      </w:divBdr>
    </w:div>
    <w:div w:id="1403024427">
      <w:bodyDiv w:val="1"/>
      <w:marLeft w:val="0"/>
      <w:marRight w:val="0"/>
      <w:marTop w:val="0"/>
      <w:marBottom w:val="0"/>
      <w:divBdr>
        <w:top w:val="none" w:sz="0" w:space="0" w:color="auto"/>
        <w:left w:val="none" w:sz="0" w:space="0" w:color="auto"/>
        <w:bottom w:val="none" w:sz="0" w:space="0" w:color="auto"/>
        <w:right w:val="none" w:sz="0" w:space="0" w:color="auto"/>
      </w:divBdr>
    </w:div>
    <w:div w:id="1482382223">
      <w:bodyDiv w:val="1"/>
      <w:marLeft w:val="0"/>
      <w:marRight w:val="0"/>
      <w:marTop w:val="0"/>
      <w:marBottom w:val="0"/>
      <w:divBdr>
        <w:top w:val="none" w:sz="0" w:space="0" w:color="auto"/>
        <w:left w:val="none" w:sz="0" w:space="0" w:color="auto"/>
        <w:bottom w:val="none" w:sz="0" w:space="0" w:color="auto"/>
        <w:right w:val="none" w:sz="0" w:space="0" w:color="auto"/>
      </w:divBdr>
    </w:div>
    <w:div w:id="1758624821">
      <w:bodyDiv w:val="1"/>
      <w:marLeft w:val="0"/>
      <w:marRight w:val="0"/>
      <w:marTop w:val="0"/>
      <w:marBottom w:val="0"/>
      <w:divBdr>
        <w:top w:val="none" w:sz="0" w:space="0" w:color="auto"/>
        <w:left w:val="none" w:sz="0" w:space="0" w:color="auto"/>
        <w:bottom w:val="none" w:sz="0" w:space="0" w:color="auto"/>
        <w:right w:val="none" w:sz="0" w:space="0" w:color="auto"/>
      </w:divBdr>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9099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uth0.com/docs/quickstart/webapp/aspnet-core-blazor-server/interactiv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sv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b:Source>
    <b:Tag>aut24</b:Tag>
    <b:SourceType>InternetSite</b:SourceType>
    <b:Guid>{BB25C992-F893-4A97-96BA-AEA1F8F7B435}</b:Guid>
    <b:Author>
      <b:Author>
        <b:NameList>
          <b:Person>
            <b:Last>auth0</b:Last>
          </b:Person>
        </b:NameList>
      </b:Author>
    </b:Author>
    <b:Title>NuGet Gallery | Auth0.ManagementApi 7.30.0</b:Title>
    <b:InternetSiteTitle>nuget</b:InternetSiteTitle>
    <b:Year>2024</b:Year>
    <b:Month>11</b:Month>
    <b:Day>28</b:Day>
    <b:URL>https://www.nuget.org/packages/Auth0.ManagementApi</b:URL>
    <b:RefOrder>1</b:RefOrder>
  </b:Source>
  <b:Source>
    <b:Tag>Ric20</b:Tag>
    <b:SourceType>InternetSite</b:SourceType>
    <b:Guid>{B88EED83-BD5B-4A6E-8C5D-7FCD9963791B}</b:Guid>
    <b:Author>
      <b:Author>
        <b:NameList>
          <b:Person>
            <b:Last>Batista</b:Last>
            <b:First>Ricardo</b:First>
          </b:Person>
        </b:NameList>
      </b:Author>
    </b:Author>
    <b:Title>Create User - Encrypting or hashing the pasword</b:Title>
    <b:InternetSiteTitle>Auth0 Community</b:InternetSiteTitle>
    <b:Year>2020</b:Year>
    <b:Month>02</b:Month>
    <b:URL>https://community.auth0.com/t/create-user-encrypting-or-hashing-the-pasword/38629</b:URL>
    <b:RefOrder>2</b:RefOrder>
  </b:Source>
  <b:Source>
    <b:Tag>Seb</b:Tag>
    <b:SourceType>InternetSite</b:SourceType>
    <b:Guid>{EAD18BA3-6975-460B-85B1-CFDCEB10BA8F}</b:Guid>
    <b:Title>.Net C# — Clean Architecture &amp; Dependency-Inversion-Principle</b:Title>
    <b:Author>
      <b:Author>
        <b:NameList>
          <b:Person>
            <b:Last>Streng</b:Last>
            <b:First>Sebastian</b:First>
          </b:Person>
        </b:NameList>
      </b:Author>
    </b:Author>
    <b:InternetSiteTitle>Medium</b:InternetSiteTitle>
    <b:URL>https://blog.devgenius.io/net-c-clean-architecture-dependency-inversion-principle-d2d661c3f74d</b:URL>
    <b:RefOrder>3</b:RefOrder>
  </b:Source>
  <b:Source>
    <b:Tag>NET24</b:Tag>
    <b:SourceType>InternetSite</b:SourceType>
    <b:Guid>{CD29E38C-715A-469E-967E-1C55C219DEBA}</b:Guid>
    <b:Title>.NET</b:Title>
    <b:InternetSiteTitle>Wikipedia</b:InternetSiteTitle>
    <b:Year>2024</b:Year>
    <b:Month>03</b:Month>
    <b:Day>20</b:Day>
    <b:URL>https://nl.wikipedia.org/wiki/.NET</b:URL>
    <b:RefOrder>4</b:RefOrder>
  </b:Source>
  <b:Source>
    <b:Tag>Tra20</b:Tag>
    <b:SourceType>InternetSite</b:SourceType>
    <b:Guid>{94060E38-07A4-46CB-BB5E-47620ED7BEE6}</b:Guid>
    <b:Title>Traefik</b:Title>
    <b:InternetSiteTitle>GitHub</b:InternetSiteTitle>
    <b:Year>2020</b:Year>
    <b:Month>07</b:Month>
    <b:Day>15</b:Day>
    <b:URL>https://github.com/containous/traefik-library-image</b:URL>
    <b:RefOrder>5</b:RefOrder>
  </b:Source>
  <b:Source>
    <b:Tag>Rod19</b:Tag>
    <b:SourceType>InternetSite</b:SourceType>
    <b:Guid>{C0B35357-812C-44BE-BED3-262CD7E1731A}</b:Guid>
    <b:Author>
      <b:Author>
        <b:NameList>
          <b:Person>
            <b:Last>Hasan</b:Last>
            <b:First>Roddie</b:First>
          </b:Person>
        </b:NameList>
      </b:Author>
    </b:Author>
    <b:Title>Fun with Docker - Part 1: An introduction...</b:Title>
    <b:InternetSiteTitle>ccie.tv</b:InternetSiteTitle>
    <b:Year>2019</b:Year>
    <b:Month>08</b:Month>
    <b:Day>09</b:Day>
    <b:URL>https://ccie.tv/fun-with-docker/</b:URL>
    <b:RefOrder>6</b:RefOrder>
  </b:Source>
  <b:Source>
    <b:Tag>Okt24</b:Tag>
    <b:SourceType>InternetSite</b:SourceType>
    <b:Guid>{4EF17406-74CE-4607-B6CD-BB482D5A789E}</b:Guid>
    <b:Author>
      <b:Author>
        <b:NameList>
          <b:Person>
            <b:Last>Okta</b:Last>
            <b:First>Inc.</b:First>
          </b:Person>
        </b:NameList>
      </b:Author>
    </b:Author>
    <b:Title>Secure access for everyone. But not just anyone.</b:Title>
    <b:InternetSiteTitle>Auth0</b:InternetSiteTitle>
    <b:Year>2024</b:Year>
    <b:URL>https://auth0.com/</b:URL>
    <b:RefOrder>7</b:RefOrder>
  </b:Source>
  <b:Source>
    <b:Tag>Git241</b:Tag>
    <b:SourceType>InternetSite</b:SourceType>
    <b:Guid>{72E82E2B-B844-4285-89D0-9C1D698D2491}</b:Guid>
    <b:Author>
      <b:Author>
        <b:NameList>
          <b:Person>
            <b:Last>GitLab</b:Last>
          </b:Person>
        </b:NameList>
      </b:Author>
    </b:Author>
    <b:Title>GitLab</b:Title>
    <b:InternetSiteTitle>YouTube</b:InternetSiteTitle>
    <b:Year>2024</b:Year>
    <b:URL>https://www.youtube.com/channel/UCnMGQ8QHMAnVIsI3xJrihhg</b:URL>
    <b:RefOrder>8</b:RefOrder>
  </b:Source>
  <b:Source>
    <b:Tag>Wha23</b:Tag>
    <b:SourceType>InternetSite</b:SourceType>
    <b:Guid>{0E3B4203-3246-4243-8A3F-8AE46619ED91}</b:Guid>
    <b:Title>What is ASP.NET? An Overview in 2025.</b:Title>
    <b:InternetSiteTitle>Flatirons</b:InternetSiteTitle>
    <b:Year>2023</b:Year>
    <b:Month>06</b:Month>
    <b:Day>07</b:Day>
    <b:URL>https://flatirons.com/blog/what-is-aspnet-an-overview-2024/</b:URL>
    <b:RefOrder>9</b:RefOrder>
  </b:Source>
  <b:Source>
    <b:Tag>Dir20</b:Tag>
    <b:SourceType>InternetSite</b:SourceType>
    <b:Guid>{FF0F8E02-1922-4782-A8CB-6374FFAE6A65}</b:Guid>
    <b:Author>
      <b:Author>
        <b:NameList>
          <b:Person>
            <b:Last>Schudde</b:Last>
            <b:First>Dirk</b:First>
          </b:Person>
        </b:NameList>
      </b:Author>
    </b:Author>
    <b:Title>Blazor, een inleiding.</b:Title>
    <b:InternetSiteTitle>Vitas Blog</b:InternetSiteTitle>
    <b:Year>2020</b:Year>
    <b:Month>11</b:Month>
    <b:Day>24</b:Day>
    <b:URL>https://blog.vitas.nl/blazor_een_inleiding.html</b:URL>
    <b:RefOrder>10</b:RefOrder>
  </b:Source>
  <b:Source>
    <b:Tag>Bra11</b:Tag>
    <b:SourceType>InternetSite</b:SourceType>
    <b:Guid>{6A93AE6A-304A-4FE6-9595-8D5E0BFE5D8A}</b:Guid>
    <b:Author>
      <b:Author>
        <b:NameList>
          <b:Person>
            <b:Last>Bradley-Schacht</b:Last>
          </b:Person>
        </b:NameList>
      </b:Author>
    </b:Author>
    <b:Title>Installing SharePoint 2010 and SQL Server 2012 RC0</b:Title>
    <b:InternetSiteTitle>SqlServerCentral</b:InternetSiteTitle>
    <b:Year>2011</b:Year>
    <b:Month>12</b:Month>
    <b:Day>14</b:Day>
    <b:URL>https://www.sqlservercentral.com/blogs/installing-sharepoint-2010-and-sql-server-2012-rc0</b:URL>
    <b:RefOrder>11</b:RefOrder>
  </b:Source>
  <b:Source>
    <b:Tag>Mar</b:Tag>
    <b:SourceType>BookSection</b:SourceType>
    <b:Guid>{C0FBD4BF-5818-4FD1-8DF2-AB98C82B5AF1}</b:Guid>
    <b:Title>presentatie Application Architecture</b:Title>
    <b:Publisher>cursus AP Hogeschool 24-25 Applied softwareproject</b:Publisher>
    <b:Author>
      <b:Author>
        <b:NameList>
          <b:Person>
            <b:Last>Mariën</b:Last>
            <b:First>Sven</b:First>
          </b:Person>
        </b:NameList>
      </b:Author>
    </b:Author>
    <b:BookTitle>Application Architecture (niet publiek beschikbaar)</b:BookTitle>
    <b:RefOrder>12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F70317-0477-4225-99E4-27073215E9F0}">
  <ds:schemaRefs>
    <ds:schemaRef ds:uri="http://schemas.openxmlformats.org/officeDocument/2006/bibliography"/>
  </ds:schemaRefs>
</ds:datastoreItem>
</file>

<file path=customXml/itemProps3.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Kleur%20A4%20staand.dotx</Template>
  <TotalTime>1</TotalTime>
  <Pages>31</Pages>
  <Words>4586</Words>
  <Characters>25225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Plantijn Hogeschool</Company>
  <LinksUpToDate>false</LinksUpToDate>
  <CharactersWithSpaces>29752</CharactersWithSpaces>
  <SharedDoc>false</SharedDoc>
  <HLinks>
    <vt:vector size="108" baseType="variant">
      <vt:variant>
        <vt:i4>393306</vt:i4>
      </vt:variant>
      <vt:variant>
        <vt:i4>102</vt:i4>
      </vt:variant>
      <vt:variant>
        <vt:i4>0</vt:i4>
      </vt:variant>
      <vt:variant>
        <vt:i4>5</vt:i4>
      </vt:variant>
      <vt:variant>
        <vt:lpwstr>https://apastyle.apa.org/</vt:lpwstr>
      </vt:variant>
      <vt:variant>
        <vt:lpwstr/>
      </vt:variant>
      <vt:variant>
        <vt:i4>2293867</vt:i4>
      </vt:variant>
      <vt:variant>
        <vt:i4>99</vt:i4>
      </vt:variant>
      <vt:variant>
        <vt:i4>0</vt:i4>
      </vt:variant>
      <vt:variant>
        <vt:i4>5</vt:i4>
      </vt:variant>
      <vt:variant>
        <vt:lpwstr>https://auth0.com/docs/quickstart/webapp/aspnet-core-blazor-server/interactive</vt:lpwstr>
      </vt:variant>
      <vt:variant>
        <vt:lpwstr/>
      </vt:variant>
      <vt:variant>
        <vt:i4>1441849</vt:i4>
      </vt:variant>
      <vt:variant>
        <vt:i4>92</vt:i4>
      </vt:variant>
      <vt:variant>
        <vt:i4>0</vt:i4>
      </vt:variant>
      <vt:variant>
        <vt:i4>5</vt:i4>
      </vt:variant>
      <vt:variant>
        <vt:lpwstr/>
      </vt:variant>
      <vt:variant>
        <vt:lpwstr>_Toc185797495</vt:lpwstr>
      </vt:variant>
      <vt:variant>
        <vt:i4>1441849</vt:i4>
      </vt:variant>
      <vt:variant>
        <vt:i4>86</vt:i4>
      </vt:variant>
      <vt:variant>
        <vt:i4>0</vt:i4>
      </vt:variant>
      <vt:variant>
        <vt:i4>5</vt:i4>
      </vt:variant>
      <vt:variant>
        <vt:lpwstr/>
      </vt:variant>
      <vt:variant>
        <vt:lpwstr>_Toc185797494</vt:lpwstr>
      </vt:variant>
      <vt:variant>
        <vt:i4>1441849</vt:i4>
      </vt:variant>
      <vt:variant>
        <vt:i4>80</vt:i4>
      </vt:variant>
      <vt:variant>
        <vt:i4>0</vt:i4>
      </vt:variant>
      <vt:variant>
        <vt:i4>5</vt:i4>
      </vt:variant>
      <vt:variant>
        <vt:lpwstr/>
      </vt:variant>
      <vt:variant>
        <vt:lpwstr>_Toc185797493</vt:lpwstr>
      </vt:variant>
      <vt:variant>
        <vt:i4>1441849</vt:i4>
      </vt:variant>
      <vt:variant>
        <vt:i4>74</vt:i4>
      </vt:variant>
      <vt:variant>
        <vt:i4>0</vt:i4>
      </vt:variant>
      <vt:variant>
        <vt:i4>5</vt:i4>
      </vt:variant>
      <vt:variant>
        <vt:lpwstr/>
      </vt:variant>
      <vt:variant>
        <vt:lpwstr>_Toc185797492</vt:lpwstr>
      </vt:variant>
      <vt:variant>
        <vt:i4>1441849</vt:i4>
      </vt:variant>
      <vt:variant>
        <vt:i4>68</vt:i4>
      </vt:variant>
      <vt:variant>
        <vt:i4>0</vt:i4>
      </vt:variant>
      <vt:variant>
        <vt:i4>5</vt:i4>
      </vt:variant>
      <vt:variant>
        <vt:lpwstr/>
      </vt:variant>
      <vt:variant>
        <vt:lpwstr>_Toc185797491</vt:lpwstr>
      </vt:variant>
      <vt:variant>
        <vt:i4>1441849</vt:i4>
      </vt:variant>
      <vt:variant>
        <vt:i4>62</vt:i4>
      </vt:variant>
      <vt:variant>
        <vt:i4>0</vt:i4>
      </vt:variant>
      <vt:variant>
        <vt:i4>5</vt:i4>
      </vt:variant>
      <vt:variant>
        <vt:lpwstr/>
      </vt:variant>
      <vt:variant>
        <vt:lpwstr>_Toc185797490</vt:lpwstr>
      </vt:variant>
      <vt:variant>
        <vt:i4>1507385</vt:i4>
      </vt:variant>
      <vt:variant>
        <vt:i4>56</vt:i4>
      </vt:variant>
      <vt:variant>
        <vt:i4>0</vt:i4>
      </vt:variant>
      <vt:variant>
        <vt:i4>5</vt:i4>
      </vt:variant>
      <vt:variant>
        <vt:lpwstr/>
      </vt:variant>
      <vt:variant>
        <vt:lpwstr>_Toc185797489</vt:lpwstr>
      </vt:variant>
      <vt:variant>
        <vt:i4>1507385</vt:i4>
      </vt:variant>
      <vt:variant>
        <vt:i4>50</vt:i4>
      </vt:variant>
      <vt:variant>
        <vt:i4>0</vt:i4>
      </vt:variant>
      <vt:variant>
        <vt:i4>5</vt:i4>
      </vt:variant>
      <vt:variant>
        <vt:lpwstr/>
      </vt:variant>
      <vt:variant>
        <vt:lpwstr>_Toc185797488</vt:lpwstr>
      </vt:variant>
      <vt:variant>
        <vt:i4>1507385</vt:i4>
      </vt:variant>
      <vt:variant>
        <vt:i4>44</vt:i4>
      </vt:variant>
      <vt:variant>
        <vt:i4>0</vt:i4>
      </vt:variant>
      <vt:variant>
        <vt:i4>5</vt:i4>
      </vt:variant>
      <vt:variant>
        <vt:lpwstr/>
      </vt:variant>
      <vt:variant>
        <vt:lpwstr>_Toc185797487</vt:lpwstr>
      </vt:variant>
      <vt:variant>
        <vt:i4>1507385</vt:i4>
      </vt:variant>
      <vt:variant>
        <vt:i4>38</vt:i4>
      </vt:variant>
      <vt:variant>
        <vt:i4>0</vt:i4>
      </vt:variant>
      <vt:variant>
        <vt:i4>5</vt:i4>
      </vt:variant>
      <vt:variant>
        <vt:lpwstr/>
      </vt:variant>
      <vt:variant>
        <vt:lpwstr>_Toc185797486</vt:lpwstr>
      </vt:variant>
      <vt:variant>
        <vt:i4>1507385</vt:i4>
      </vt:variant>
      <vt:variant>
        <vt:i4>32</vt:i4>
      </vt:variant>
      <vt:variant>
        <vt:i4>0</vt:i4>
      </vt:variant>
      <vt:variant>
        <vt:i4>5</vt:i4>
      </vt:variant>
      <vt:variant>
        <vt:lpwstr/>
      </vt:variant>
      <vt:variant>
        <vt:lpwstr>_Toc185797485</vt:lpwstr>
      </vt:variant>
      <vt:variant>
        <vt:i4>1507385</vt:i4>
      </vt:variant>
      <vt:variant>
        <vt:i4>26</vt:i4>
      </vt:variant>
      <vt:variant>
        <vt:i4>0</vt:i4>
      </vt:variant>
      <vt:variant>
        <vt:i4>5</vt:i4>
      </vt:variant>
      <vt:variant>
        <vt:lpwstr/>
      </vt:variant>
      <vt:variant>
        <vt:lpwstr>_Toc185797484</vt:lpwstr>
      </vt:variant>
      <vt:variant>
        <vt:i4>1507385</vt:i4>
      </vt:variant>
      <vt:variant>
        <vt:i4>20</vt:i4>
      </vt:variant>
      <vt:variant>
        <vt:i4>0</vt:i4>
      </vt:variant>
      <vt:variant>
        <vt:i4>5</vt:i4>
      </vt:variant>
      <vt:variant>
        <vt:lpwstr/>
      </vt:variant>
      <vt:variant>
        <vt:lpwstr>_Toc185797483</vt:lpwstr>
      </vt:variant>
      <vt:variant>
        <vt:i4>1507385</vt:i4>
      </vt:variant>
      <vt:variant>
        <vt:i4>14</vt:i4>
      </vt:variant>
      <vt:variant>
        <vt:i4>0</vt:i4>
      </vt:variant>
      <vt:variant>
        <vt:i4>5</vt:i4>
      </vt:variant>
      <vt:variant>
        <vt:lpwstr/>
      </vt:variant>
      <vt:variant>
        <vt:lpwstr>_Toc185797482</vt:lpwstr>
      </vt:variant>
      <vt:variant>
        <vt:i4>1507385</vt:i4>
      </vt:variant>
      <vt:variant>
        <vt:i4>8</vt:i4>
      </vt:variant>
      <vt:variant>
        <vt:i4>0</vt:i4>
      </vt:variant>
      <vt:variant>
        <vt:i4>5</vt:i4>
      </vt:variant>
      <vt:variant>
        <vt:lpwstr/>
      </vt:variant>
      <vt:variant>
        <vt:lpwstr>_Toc185797481</vt:lpwstr>
      </vt:variant>
      <vt:variant>
        <vt:i4>1507385</vt:i4>
      </vt:variant>
      <vt:variant>
        <vt:i4>2</vt:i4>
      </vt:variant>
      <vt:variant>
        <vt:i4>0</vt:i4>
      </vt:variant>
      <vt:variant>
        <vt:i4>5</vt:i4>
      </vt:variant>
      <vt:variant>
        <vt:lpwstr/>
      </vt:variant>
      <vt:variant>
        <vt:lpwstr>_Toc185797480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cp:lastModifiedBy>Vervoort Kobe [student]</cp:lastModifiedBy>
  <cp:revision>2</cp:revision>
  <cp:lastPrinted>2019-06-10T14:38:00Z</cp:lastPrinted>
  <dcterms:created xsi:type="dcterms:W3CDTF">2024-12-22T22:56:00Z</dcterms:created>
  <dcterms:modified xsi:type="dcterms:W3CDTF">2024-12-22T22:56:00Z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